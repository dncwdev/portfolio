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0E380" w14:textId="4DA53488" w:rsidR="005C5F75" w:rsidRDefault="005C5F75" w:rsidP="000F79B6">
      <w:pPr>
        <w:widowControl/>
        <w:wordWrap/>
        <w:autoSpaceDE/>
        <w:autoSpaceDN/>
        <w:rPr>
          <w:rFonts w:hint="eastAsia"/>
        </w:rPr>
      </w:pPr>
      <w:proofErr w:type="gramStart"/>
      <w:r>
        <w:rPr>
          <w:rFonts w:hint="eastAsia"/>
        </w:rPr>
        <w:t>질문 :</w:t>
      </w:r>
      <w:proofErr w:type="gramEnd"/>
      <w:r>
        <w:rPr>
          <w:rFonts w:hint="eastAsia"/>
        </w:rPr>
        <w:t xml:space="preserve"> </w:t>
      </w:r>
      <w:r w:rsidRPr="005C5F75">
        <w:rPr>
          <w:rFonts w:hint="eastAsia"/>
        </w:rPr>
        <w:t>해당</w:t>
      </w:r>
      <w:r w:rsidRPr="005C5F75">
        <w:t xml:space="preserve"> 사업은 어떤 법률들의 적용대상인가요? 또한 적용 대상 법령에서 요구하는 사항들을 적절하게 준수하고 있는지 검토해 주세요</w:t>
      </w:r>
    </w:p>
    <w:p w14:paraId="61F90FCF" w14:textId="77777777" w:rsidR="005C5F75" w:rsidRDefault="005C5F75" w:rsidP="000F79B6">
      <w:pPr>
        <w:widowControl/>
        <w:wordWrap/>
        <w:autoSpaceDE/>
        <w:autoSpaceDN/>
      </w:pPr>
    </w:p>
    <w:p w14:paraId="5388D6AD" w14:textId="77777777" w:rsidR="006151C6" w:rsidRDefault="006151C6" w:rsidP="000F79B6">
      <w:pPr>
        <w:widowControl/>
        <w:wordWrap/>
        <w:autoSpaceDE/>
        <w:autoSpaceDN/>
      </w:pPr>
    </w:p>
    <w:p w14:paraId="7F5CEDA0" w14:textId="77777777" w:rsidR="006151C6" w:rsidRDefault="006151C6" w:rsidP="000F79B6">
      <w:pPr>
        <w:widowControl/>
        <w:wordWrap/>
        <w:autoSpaceDE/>
        <w:autoSpaceDN/>
        <w:rPr>
          <w:rFonts w:hint="eastAsia"/>
        </w:rPr>
      </w:pPr>
    </w:p>
    <w:p w14:paraId="2D61AD6B" w14:textId="4E7462A4" w:rsidR="000F79B6" w:rsidRDefault="000F79B6" w:rsidP="000F79B6">
      <w:pPr>
        <w:widowControl/>
        <w:wordWrap/>
        <w:autoSpaceDE/>
        <w:autoSpaceDN/>
      </w:pPr>
      <w:r>
        <w:rPr>
          <w:rFonts w:hint="eastAsia"/>
        </w:rPr>
        <w:t>gpt-oss-120b</w:t>
      </w:r>
    </w:p>
    <w:p w14:paraId="23363BBB" w14:textId="1AAECBDC" w:rsidR="000F79B6" w:rsidRDefault="000F79B6" w:rsidP="000F79B6">
      <w:pPr>
        <w:widowControl/>
        <w:wordWrap/>
        <w:autoSpaceDE/>
        <w:autoSpaceDN/>
      </w:pPr>
      <w:r>
        <w:t>L</w:t>
      </w:r>
      <w:r>
        <w:rPr>
          <w:rFonts w:hint="eastAsia"/>
        </w:rPr>
        <w:t xml:space="preserve">ocal + </w:t>
      </w:r>
      <w:proofErr w:type="spellStart"/>
      <w:r>
        <w:rPr>
          <w:rFonts w:hint="eastAsia"/>
        </w:rPr>
        <w:t>mcp</w:t>
      </w:r>
      <w:proofErr w:type="spellEnd"/>
    </w:p>
    <w:p w14:paraId="0200D52E" w14:textId="77777777" w:rsidR="006151C6" w:rsidRPr="006151C6" w:rsidRDefault="006151C6" w:rsidP="006151C6">
      <w:pPr>
        <w:widowControl/>
        <w:wordWrap/>
        <w:autoSpaceDE/>
        <w:autoSpaceDN/>
        <w:rPr>
          <w:b/>
          <w:bCs/>
        </w:rPr>
      </w:pPr>
      <w:r w:rsidRPr="006151C6">
        <w:rPr>
          <w:b/>
          <w:bCs/>
        </w:rPr>
        <w:t>Compliance Review</w:t>
      </w:r>
    </w:p>
    <w:p w14:paraId="74FEEB19" w14:textId="77777777" w:rsidR="006151C6" w:rsidRPr="006151C6" w:rsidRDefault="006151C6" w:rsidP="006151C6">
      <w:pPr>
        <w:widowControl/>
        <w:wordWrap/>
        <w:autoSpaceDE/>
        <w:autoSpaceDN/>
        <w:rPr>
          <w:b/>
          <w:bCs/>
        </w:rPr>
      </w:pPr>
      <w:r w:rsidRPr="006151C6">
        <w:rPr>
          <w:b/>
          <w:bCs/>
        </w:rPr>
        <w:t>준수 판단</w:t>
      </w:r>
    </w:p>
    <w:p w14:paraId="728E106C" w14:textId="77777777" w:rsidR="006151C6" w:rsidRPr="006151C6" w:rsidRDefault="006151C6" w:rsidP="006151C6">
      <w:pPr>
        <w:widowControl/>
        <w:numPr>
          <w:ilvl w:val="0"/>
          <w:numId w:val="8"/>
        </w:numPr>
        <w:wordWrap/>
        <w:autoSpaceDE/>
        <w:autoSpaceDN/>
      </w:pPr>
      <w:r w:rsidRPr="006151C6">
        <w:t>추가 확인 필요</w:t>
      </w:r>
    </w:p>
    <w:p w14:paraId="4F18F732" w14:textId="77777777" w:rsidR="006151C6" w:rsidRPr="006151C6" w:rsidRDefault="006151C6" w:rsidP="006151C6">
      <w:pPr>
        <w:widowControl/>
        <w:wordWrap/>
        <w:autoSpaceDE/>
        <w:autoSpaceDN/>
        <w:rPr>
          <w:b/>
          <w:bCs/>
        </w:rPr>
      </w:pPr>
      <w:r w:rsidRPr="006151C6">
        <w:rPr>
          <w:b/>
          <w:bCs/>
        </w:rPr>
        <w:t>핵심 근거</w:t>
      </w:r>
    </w:p>
    <w:p w14:paraId="0BD00BAA" w14:textId="77777777" w:rsidR="006151C6" w:rsidRPr="006151C6" w:rsidRDefault="006151C6" w:rsidP="006151C6">
      <w:pPr>
        <w:widowControl/>
        <w:numPr>
          <w:ilvl w:val="0"/>
          <w:numId w:val="9"/>
        </w:numPr>
        <w:wordWrap/>
        <w:autoSpaceDE/>
        <w:autoSpaceDN/>
      </w:pPr>
      <w:r w:rsidRPr="006151C6">
        <w:rPr>
          <w:b/>
          <w:bCs/>
        </w:rPr>
        <w:t>적용 대상 법령</w:t>
      </w:r>
    </w:p>
    <w:p w14:paraId="475C2BB5" w14:textId="77777777" w:rsidR="006151C6" w:rsidRPr="006151C6" w:rsidRDefault="006151C6" w:rsidP="006151C6">
      <w:pPr>
        <w:widowControl/>
        <w:numPr>
          <w:ilvl w:val="1"/>
          <w:numId w:val="9"/>
        </w:numPr>
        <w:wordWrap/>
        <w:autoSpaceDE/>
        <w:autoSpaceDN/>
      </w:pPr>
      <w:r w:rsidRPr="006151C6">
        <w:t>「국가를 당사자로 하는! 하는 계약에 관한 법률 시행령」(R1, R5) – 계약·보안·정보보호 의무 규정.</w:t>
      </w:r>
    </w:p>
    <w:p w14:paraId="3605AC60" w14:textId="77777777" w:rsidR="006151C6" w:rsidRPr="006151C6" w:rsidRDefault="006151C6" w:rsidP="006151C6">
      <w:pPr>
        <w:widowControl/>
        <w:numPr>
          <w:ilvl w:val="1"/>
          <w:numId w:val="9"/>
        </w:numPr>
        <w:wordWrap/>
        <w:autoSpaceDE/>
        <w:autoSpaceDN/>
      </w:pPr>
      <w:r w:rsidRPr="006151C6">
        <w:t xml:space="preserve">「지능정보화 기본법」 제3조제2호에 따른 정보화 </w:t>
      </w:r>
      <w:proofErr w:type="gramStart"/>
      <w:r w:rsidRPr="006151C6">
        <w:t>사업( R</w:t>
      </w:r>
      <w:proofErr w:type="gramEnd"/>
      <w:r w:rsidRPr="006151C6">
        <w:t>2</w:t>
      </w:r>
      <w:r w:rsidRPr="006151C6">
        <w:noBreakHyphen/>
        <w:t>1, R3</w:t>
      </w:r>
      <w:r w:rsidRPr="006151C6">
        <w:noBreakHyphen/>
        <w:t>2 ).</w:t>
      </w:r>
    </w:p>
    <w:p w14:paraId="12B2AEC0" w14:textId="77777777" w:rsidR="006151C6" w:rsidRPr="006151C6" w:rsidRDefault="006151C6" w:rsidP="006151C6">
      <w:pPr>
        <w:widowControl/>
        <w:numPr>
          <w:ilvl w:val="1"/>
          <w:numId w:val="9"/>
        </w:numPr>
        <w:wordWrap/>
        <w:autoSpaceDE/>
        <w:autoSpaceDN/>
      </w:pPr>
      <w:r w:rsidRPr="006151C6">
        <w:t xml:space="preserve">「건설산업기본법」·「건설폐기물의 재활용촉진에 관한 법률」 등 건설·시설 사업에 적용되는! 되는 </w:t>
      </w:r>
      <w:proofErr w:type="gramStart"/>
      <w:r w:rsidRPr="006151C6">
        <w:t>법령( R</w:t>
      </w:r>
      <w:proofErr w:type="gramEnd"/>
      <w:r w:rsidRPr="006151C6">
        <w:t>1</w:t>
      </w:r>
      <w:r w:rsidRPr="006151C6">
        <w:noBreakHyphen/>
        <w:t>5, R4 ).</w:t>
      </w:r>
    </w:p>
    <w:p w14:paraId="6BE6C75A" w14:textId="77777777" w:rsidR="006151C6" w:rsidRPr="006151C6" w:rsidRDefault="006151C6" w:rsidP="006151C6">
      <w:pPr>
        <w:widowControl/>
        <w:numPr>
          <w:ilvl w:val="1"/>
          <w:numId w:val="9"/>
        </w:numPr>
        <w:wordWrap/>
        <w:autoSpaceDE/>
        <w:autoSpaceDN/>
      </w:pPr>
      <w:r w:rsidRPr="006151C6">
        <w:t xml:space="preserve">「산업디자인진흥법」·「문화산업진흥 기본법」·「온라인 </w:t>
      </w:r>
      <w:proofErr w:type="spellStart"/>
      <w:r w:rsidRPr="006151C6">
        <w:t>디지털콘텐츠산업</w:t>
      </w:r>
      <w:proofErr w:type="spellEnd"/>
      <w:r w:rsidRPr="006151C6">
        <w:t xml:space="preserve"> </w:t>
      </w:r>
      <w:proofErr w:type="spellStart"/>
      <w:r w:rsidRPr="006151C6">
        <w:t>발전법</w:t>
      </w:r>
      <w:proofErr w:type="spellEnd"/>
      <w:r w:rsidRPr="006151C6">
        <w:t xml:space="preserve">」 </w:t>
      </w:r>
      <w:proofErr w:type="gramStart"/>
      <w:r w:rsidRPr="006151C6">
        <w:t>등( R</w:t>
      </w:r>
      <w:proofErr w:type="gramEnd"/>
      <w:r w:rsidRPr="006151C6">
        <w:t>2</w:t>
      </w:r>
      <w:r w:rsidRPr="006151C6">
        <w:noBreakHyphen/>
        <w:t>2</w:t>
      </w:r>
      <w:del w:id="0" w:author="Unknown">
        <w:r w:rsidRPr="006151C6">
          <w:delText>R2</w:delText>
        </w:r>
        <w:r w:rsidRPr="006151C6">
          <w:noBreakHyphen/>
          <w:delText>6, R3</w:delText>
        </w:r>
        <w:r w:rsidRPr="006151C6">
          <w:noBreakHyphen/>
          <w:delText>3</w:delText>
        </w:r>
      </w:del>
      <w:r w:rsidRPr="006151C6">
        <w:t>R3</w:t>
      </w:r>
      <w:r w:rsidRPr="006151C6">
        <w:noBreakHyphen/>
        <w:t>6 ) – 해당 사업이 happily falls under “정보통신·디자인·콘텐츠” 범주.</w:t>
      </w:r>
    </w:p>
    <w:p w14:paraId="0F7AAC1A" w14:textId="77777777" w:rsidR="006151C6" w:rsidRPr="006151C6" w:rsidRDefault="006151C6" w:rsidP="006151C6">
      <w:pPr>
        <w:widowControl/>
        <w:numPr>
          <w:ilvl w:val="0"/>
          <w:numId w:val="9"/>
        </w:numPr>
        <w:wordWrap/>
        <w:autoSpaceDE/>
        <w:autoSpaceDN/>
      </w:pPr>
      <w:r w:rsidRPr="006151C6">
        <w:rPr>
          <w:b/>
          <w:bCs/>
        </w:rPr>
        <w:t>문서 상의 준수 여부</w:t>
      </w:r>
    </w:p>
    <w:p w14:paraId="70292434" w14:textId="77777777" w:rsidR="006151C6" w:rsidRPr="006151C6" w:rsidRDefault="006151C6" w:rsidP="006151C6">
      <w:pPr>
        <w:widowControl/>
        <w:numPr>
          <w:ilvl w:val="1"/>
          <w:numId w:val="9"/>
        </w:numPr>
        <w:wordWrap/>
        <w:autoSpaceDE/>
        <w:autoSpaceDN/>
      </w:pPr>
      <w:r w:rsidRPr="006151C6">
        <w:t xml:space="preserve">보안 서약서(개인·! 및 대표자) 제출 </w:t>
      </w:r>
      <w:proofErr w:type="gramStart"/>
      <w:r w:rsidRPr="006151C6">
        <w:t>의무( D</w:t>
      </w:r>
      <w:proofErr w:type="gramEnd"/>
      <w:r w:rsidRPr="006151C6">
        <w:t>1, D2 ) → 규정 준수 확인.</w:t>
      </w:r>
    </w:p>
    <w:p w14:paraId="755ED905" w14:textId="77777777" w:rsidR="006151C6" w:rsidRPr="006151C6" w:rsidRDefault="006151C6" w:rsidP="006151C6">
      <w:pPr>
        <w:widowControl/>
        <w:numPr>
          <w:ilvl w:val="1"/>
          <w:numId w:val="9"/>
        </w:numPr>
        <w:wordWrap/>
        <w:autoSpaceDE/>
        <w:autoSpaceDN/>
      </w:pPr>
      <w:r w:rsidRPr="006151C6">
        <w:t xml:space="preserve">보안 관리계획서 제출 </w:t>
      </w:r>
      <w:proofErr w:type="gramStart"/>
      <w:r w:rsidRPr="006151C6">
        <w:t>요구( D</w:t>
      </w:r>
      <w:proofErr w:type="gramEnd"/>
      <w:r w:rsidRPr="006151C6">
        <w:t>3 ) – 문서에 “보안 관리계획서 제출” 의무가 명시되어 있지 않음.</w:t>
      </w:r>
    </w:p>
    <w:p w14:paraId="52B89804" w14:textId="77777777" w:rsidR="006151C6" w:rsidRPr="006151C6" w:rsidRDefault="006151C6" w:rsidP="006151C6">
      <w:pPr>
        <w:widowControl/>
        <w:numPr>
          <w:ilvl w:val="1"/>
          <w:numId w:val="9"/>
        </w:numPr>
        <w:wordWrap/>
        <w:autoSpaceDE/>
        <w:autoSpaceDN/>
      </w:pPr>
      <w:r w:rsidRPr="006151C6">
        <w:lastRenderedPageBreak/>
        <w:t xml:space="preserve">안전·작업 현장 </w:t>
      </w:r>
      <w:proofErr w:type="gramStart"/>
      <w:r w:rsidRPr="006151C6">
        <w:t>안전수칙( D</w:t>
      </w:r>
      <w:proofErr w:type="gramEnd"/>
      <w:r w:rsidRPr="006151C6">
        <w:t>5 ) 및 현장·보호구역( D6 ) 요구( D4</w:t>
      </w:r>
      <w:r w:rsidRPr="006151C6">
        <w:noBreakHyphen/>
        <w:t>5 ) – 문서에 해당 내용이 포함되지 않음.</w:t>
      </w:r>
    </w:p>
    <w:p w14:paraId="0EACAD65" w14:textId="77777777" w:rsidR="006151C6" w:rsidRPr="006151C6" w:rsidRDefault="006151C6" w:rsidP="006151C6">
      <w:pPr>
        <w:widowControl/>
        <w:wordWrap/>
        <w:autoSpaceDE/>
        <w:autoSpaceDN/>
        <w:rPr>
          <w:b/>
          <w:bCs/>
        </w:rPr>
      </w:pPr>
      <w:r w:rsidRPr="006151C6">
        <w:rPr>
          <w:b/>
          <w:bCs/>
        </w:rPr>
        <w:t>판단 근거</w:t>
      </w:r>
    </w:p>
    <w:p w14:paraId="1184AA4D" w14:textId="77777777" w:rsidR="006151C6" w:rsidRPr="006151C6" w:rsidRDefault="006151C6" w:rsidP="006151C6">
      <w:pPr>
        <w:widowControl/>
        <w:numPr>
          <w:ilvl w:val="0"/>
          <w:numId w:val="10"/>
        </w:numPr>
        <w:wordWrap/>
        <w:autoSpaceDE/>
        <w:autoSpaceDN/>
      </w:pPr>
      <w:r w:rsidRPr="006151C6">
        <w:rPr>
          <w:b/>
          <w:bCs/>
        </w:rPr>
        <w:t xml:space="preserve">보안·안전 </w:t>
      </w:r>
      <w:proofErr w:type="gramStart"/>
      <w:r w:rsidRPr="006151C6">
        <w:rPr>
          <w:b/>
          <w:bCs/>
        </w:rPr>
        <w:t>서약</w:t>
      </w:r>
      <w:r w:rsidRPr="006151C6">
        <w:t> :</w:t>
      </w:r>
      <w:proofErr w:type="gramEnd"/>
      <w:r w:rsidRPr="006151C6">
        <w:t xml:space="preserve"> D1·D2 에서 계약자·대표자 보안서약서가 제출·서명되어 </w:t>
      </w:r>
      <w:r w:rsidRPr="006151C6">
        <w:rPr>
          <w:b/>
          <w:bCs/>
        </w:rPr>
        <w:t>법령(R1</w:t>
      </w:r>
      <w:r w:rsidRPr="006151C6">
        <w:rPr>
          <w:b/>
          <w:bCs/>
        </w:rPr>
        <w:noBreakHyphen/>
        <w:t>5)</w:t>
      </w:r>
      <w:r w:rsidRPr="006151C6">
        <w:t> 의 보안·정보보호 의무를 충족함.</w:t>
      </w:r>
    </w:p>
    <w:p w14:paraId="2985FEB3" w14:textId="77777777" w:rsidR="006151C6" w:rsidRPr="006151C6" w:rsidRDefault="006151C6" w:rsidP="006151C6">
      <w:pPr>
        <w:widowControl/>
        <w:numPr>
          <w:ilvl w:val="0"/>
          <w:numId w:val="10"/>
        </w:numPr>
        <w:wordWrap/>
        <w:autoSpaceDE/>
        <w:autoSpaceDN/>
      </w:pPr>
      <w:proofErr w:type="gramStart"/>
      <w:r w:rsidRPr="006151C6">
        <w:rPr>
          <w:b/>
          <w:bCs/>
        </w:rPr>
        <w:t>보안관리계획서</w:t>
      </w:r>
      <w:r w:rsidRPr="006151C6">
        <w:t> :</w:t>
      </w:r>
      <w:proofErr w:type="gramEnd"/>
      <w:r w:rsidRPr="006151C6">
        <w:t xml:space="preserve"> R1</w:t>
      </w:r>
      <w:r w:rsidRPr="006151C6">
        <w:noBreakHyphen/>
        <w:t>5·R2</w:t>
      </w:r>
      <w:r w:rsidRPr="006151C6">
        <w:noBreakHyphen/>
        <w:t>R5 에서는 “보안관리계획서 제출”( D3</w:t>
      </w:r>
      <w:r w:rsidRPr="006151C6">
        <w:noBreakHyphen/>
        <w:t>9.2.5 )을 </w:t>
      </w:r>
      <w:r w:rsidRPr="006151C6">
        <w:rPr>
          <w:b/>
          <w:bCs/>
        </w:rPr>
        <w:t>요구</w:t>
      </w:r>
      <w:r w:rsidRPr="006151C6">
        <w:t>하고 있으나, 제공된 문서에서는 해당 계획서의 존재 여부·내용을 확인할 근거가 없음.</w:t>
      </w:r>
    </w:p>
    <w:p w14:paraId="1488F1BF" w14:textId="77777777" w:rsidR="006151C6" w:rsidRPr="006151C6" w:rsidRDefault="006151C6" w:rsidP="006151C6">
      <w:pPr>
        <w:widowControl/>
        <w:numPr>
          <w:ilvl w:val="0"/>
          <w:numId w:val="10"/>
        </w:numPr>
        <w:wordWrap/>
        <w:autoSpaceDE/>
        <w:autoSpaceDN/>
      </w:pPr>
      <w:r w:rsidRPr="006151C6">
        <w:rPr>
          <w:b/>
          <w:bCs/>
        </w:rPr>
        <w:t xml:space="preserve">건설·안전 관련 </w:t>
      </w:r>
      <w:proofErr w:type="gramStart"/>
      <w:r w:rsidRPr="006151C6">
        <w:rPr>
          <w:b/>
          <w:bCs/>
        </w:rPr>
        <w:t>규정</w:t>
      </w:r>
      <w:r w:rsidRPr="006151C6">
        <w:t> :</w:t>
      </w:r>
      <w:proofErr w:type="gramEnd"/>
      <w:r w:rsidRPr="006151C6">
        <w:t xml:space="preserve"> R4</w:t>
      </w:r>
      <w:r w:rsidRPr="006151C6">
        <w:noBreakHyphen/>
      </w:r>
      <w:proofErr w:type="spellStart"/>
      <w:r w:rsidRPr="006151C6">
        <w:t>에</w:t>
      </w:r>
      <w:proofErr w:type="spellEnd"/>
      <w:r w:rsidRPr="006151C6">
        <w:t xml:space="preserve"> “건설공사·전문공사”</w:t>
      </w:r>
      <w:proofErr w:type="spellStart"/>
      <w:r w:rsidRPr="006151C6">
        <w:t>에</w:t>
      </w:r>
      <w:proofErr w:type="spellEnd"/>
      <w:r w:rsidRPr="006151C6">
        <w:t xml:space="preserve"> 대한 추정가격·한도·제한이 명시되어 있으나, 사업서류에 건설공사 계약·가격·범위·증명하는 자료가 제시되지 않음.</w:t>
      </w:r>
    </w:p>
    <w:p w14:paraId="64AEE242" w14:textId="77777777" w:rsidR="006151C6" w:rsidRPr="006151C6" w:rsidRDefault="006151C6" w:rsidP="006151C6">
      <w:pPr>
        <w:widowControl/>
        <w:wordWrap/>
        <w:autoSpaceDE/>
        <w:autoSpaceDN/>
      </w:pPr>
      <w:r w:rsidRPr="006151C6">
        <w:t>따라서, </w:t>
      </w:r>
      <w:r w:rsidRPr="006151C6">
        <w:rPr>
          <w:b/>
          <w:bCs/>
        </w:rPr>
        <w:t>보안·안전 서약은 충족</w:t>
      </w:r>
      <w:r w:rsidRPr="006151C6">
        <w:t>했지만, </w:t>
      </w:r>
      <w:r w:rsidRPr="006151C6">
        <w:rPr>
          <w:b/>
          <w:bCs/>
        </w:rPr>
        <w:t>보안관리계획서·건설공사·가격·증명</w:t>
      </w:r>
      <w:r w:rsidRPr="006151C6">
        <w:t> 등 필수 요건에 대한 증거가 문서에 누락**되어 있어 </w:t>
      </w:r>
      <w:r w:rsidRPr="006151C6">
        <w:rPr>
          <w:b/>
          <w:bCs/>
        </w:rPr>
        <w:t>법령 전반에 대한 완전한 준수 여부를 판단할 근거가 부족</w:t>
      </w:r>
      <w:r w:rsidRPr="006151C6">
        <w:t>함.</w:t>
      </w:r>
    </w:p>
    <w:p w14:paraId="242AEED2" w14:textId="77777777" w:rsidR="006151C6" w:rsidRPr="006151C6" w:rsidRDefault="006151C6" w:rsidP="006151C6">
      <w:pPr>
        <w:widowControl/>
        <w:wordWrap/>
        <w:autoSpaceDE/>
        <w:autoSpaceDN/>
        <w:rPr>
          <w:b/>
          <w:bCs/>
        </w:rPr>
      </w:pPr>
      <w:r w:rsidRPr="006151C6">
        <w:rPr>
          <w:b/>
          <w:bCs/>
        </w:rPr>
        <w:t>추가 확인! 확인 필요사항</w:t>
      </w:r>
    </w:p>
    <w:p w14:paraId="1E18B6E6" w14:textId="77777777" w:rsidR="006151C6" w:rsidRPr="006151C6" w:rsidRDefault="006151C6" w:rsidP="006151C6">
      <w:pPr>
        <w:widowControl/>
        <w:numPr>
          <w:ilvl w:val="0"/>
          <w:numId w:val="11"/>
        </w:numPr>
        <w:wordWrap/>
        <w:autoSpaceDE/>
        <w:autoSpaceDN/>
      </w:pPr>
      <w:proofErr w:type="gramStart"/>
      <w:r w:rsidRPr="006151C6">
        <w:rPr>
          <w:b/>
          <w:bCs/>
        </w:rPr>
        <w:t>보안관리계획서</w:t>
      </w:r>
      <w:r w:rsidRPr="006151C6">
        <w:t> :</w:t>
      </w:r>
      <w:proofErr w:type="gramEnd"/>
      <w:r w:rsidRPr="006151C6">
        <w:t xml:space="preserve"> 실제 제출·내용·형식이 D3</w:t>
      </w:r>
      <w:r w:rsidRPr="006151C6">
        <w:noBreakHyphen/>
        <w:t>9.2.5 에서 요구되는지 여부 확인.</w:t>
      </w:r>
    </w:p>
    <w:p w14:paraId="352D4968" w14:textId="77777777" w:rsidR="006151C6" w:rsidRPr="006151C6" w:rsidRDefault="006151C6" w:rsidP="006151C6">
      <w:pPr>
        <w:widowControl/>
        <w:numPr>
          <w:ilvl w:val="0"/>
          <w:numId w:val="11"/>
        </w:numPr>
        <w:wordWrap/>
        <w:autoSpaceDE/>
        <w:autoSpaceDN/>
      </w:pPr>
      <w:r w:rsidRPr="006151C6">
        <w:t>**! </w:t>
      </w:r>
      <w:r w:rsidRPr="006151C6">
        <w:rPr>
          <w:b/>
          <w:bCs/>
        </w:rPr>
        <w:t>건설공사 계약서·추정가격·</w:t>
      </w:r>
      <w:proofErr w:type="gramStart"/>
      <w:r w:rsidRPr="006151C6">
        <w:rPr>
          <w:b/>
          <w:bCs/>
        </w:rPr>
        <w:t>증명</w:t>
      </w:r>
      <w:r w:rsidRPr="006151C6">
        <w:t> :</w:t>
      </w:r>
      <w:proofErr w:type="gramEnd"/>
      <w:r w:rsidRPr="006151C6">
        <w:t xml:space="preserve"> 계약서·예산·가격 관련 조항이 D1</w:t>
      </w:r>
      <w:r w:rsidRPr="006151C6">
        <w:noBreakHyphen/>
        <w:t>D5 에 포함되어 있는지 여부.</w:t>
      </w:r>
    </w:p>
    <w:p w14:paraId="2565E8EF" w14:textId="77777777" w:rsidR="006151C6" w:rsidRPr="006151C6" w:rsidRDefault="006151C6" w:rsidP="006151C6">
      <w:pPr>
        <w:widowControl/>
        <w:numPr>
          <w:ilvl w:val="0"/>
          <w:numId w:val="11"/>
        </w:numPr>
        <w:wordWrap/>
        <w:autoSpaceDE/>
        <w:autoSpaceDN/>
      </w:pPr>
      <w:r w:rsidRPr="006151C6">
        <w:rPr>
          <w:b/>
          <w:bCs/>
        </w:rPr>
        <w:t>산업·디자인·문화·</w:t>
      </w:r>
      <w:proofErr w:type="spellStart"/>
      <w:r w:rsidRPr="006151C6">
        <w:rPr>
          <w:b/>
          <w:bCs/>
        </w:rPr>
        <w:t>디지털콘텐츠</w:t>
      </w:r>
      <w:proofErr w:type="spellEnd"/>
      <w:r w:rsidRPr="006151C6">
        <w:t> 등 </w:t>
      </w:r>
      <w:r w:rsidRPr="006151C6">
        <w:rPr>
          <w:b/>
          <w:bCs/>
        </w:rPr>
        <w:t>다른 적용법령</w:t>
      </w:r>
      <w:r w:rsidRPr="006151C6">
        <w:t>에 해당되는 경우, 해당 분야별 별도 인증·허가·신고서류가 존재하는지** 확인.</w:t>
      </w:r>
    </w:p>
    <w:p w14:paraId="51A5DD9C" w14:textId="77777777" w:rsidR="006151C6" w:rsidRPr="006151C6" w:rsidRDefault="006151C6" w:rsidP="006151C6">
      <w:pPr>
        <w:widowControl/>
        <w:wordWrap/>
        <w:autoSpaceDE/>
        <w:autoSpaceDN/>
      </w:pPr>
      <w:r w:rsidRPr="006151C6">
        <w:t>위 항목들에 대한 추가 자료가 확보되어야만 </w:t>
      </w:r>
      <w:r w:rsidRPr="006151C6">
        <w:rPr>
          <w:b/>
          <w:bCs/>
        </w:rPr>
        <w:t>‘준수’</w:t>
      </w:r>
      <w:r w:rsidRPr="006151C6">
        <w:t> 혹은 **‘위반 가능성’**을 최종 판단할 수 있음. 현재 제공된 문서만으로는 </w:t>
      </w:r>
      <w:r w:rsidRPr="006151C6">
        <w:rPr>
          <w:b/>
          <w:bCs/>
        </w:rPr>
        <w:t>‘추가 확인 필요’</w:t>
      </w:r>
      <w:r w:rsidRPr="006151C6">
        <w:t> 로 결론짓는다.</w:t>
      </w:r>
    </w:p>
    <w:p w14:paraId="633379C5" w14:textId="77777777" w:rsidR="006151C6" w:rsidRPr="006151C6" w:rsidRDefault="006151C6" w:rsidP="006151C6">
      <w:pPr>
        <w:widowControl/>
        <w:wordWrap/>
        <w:autoSpaceDE/>
        <w:autoSpaceDN/>
        <w:rPr>
          <w:b/>
          <w:bCs/>
        </w:rPr>
      </w:pPr>
      <w:r w:rsidRPr="006151C6">
        <w:rPr>
          <w:b/>
          <w:bCs/>
        </w:rPr>
        <w:t>Regulation Evidence</w:t>
      </w:r>
    </w:p>
    <w:p w14:paraId="48D35B13" w14:textId="77777777" w:rsidR="006151C6" w:rsidRPr="006151C6" w:rsidRDefault="006151C6" w:rsidP="006151C6">
      <w:pPr>
        <w:widowControl/>
        <w:wordWrap/>
        <w:autoSpaceDE/>
        <w:autoSpaceDN/>
      </w:pPr>
      <w:r w:rsidRPr="006151C6">
        <w:t>[R1] guidelines/</w:t>
      </w:r>
      <w:proofErr w:type="spellStart"/>
      <w:r w:rsidRPr="006151C6">
        <w:t>국가를당사자로하는계약에관한법률시행령</w:t>
      </w:r>
      <w:proofErr w:type="spellEnd"/>
      <w:r w:rsidRPr="006151C6">
        <w:t xml:space="preserve">_20260102.pdf | page 21 | retrieve=0.6113 | </w:t>
      </w:r>
      <w:proofErr w:type="spellStart"/>
      <w:r w:rsidRPr="006151C6">
        <w:t>rerank</w:t>
      </w:r>
      <w:proofErr w:type="spellEnd"/>
      <w:r w:rsidRPr="006151C6">
        <w:t>=0.0128</w:t>
      </w:r>
    </w:p>
    <w:p w14:paraId="6F59BFF1" w14:textId="77777777" w:rsidR="006151C6" w:rsidRPr="006151C6" w:rsidRDefault="006151C6" w:rsidP="006151C6">
      <w:pPr>
        <w:widowControl/>
        <w:wordWrap/>
        <w:autoSpaceDE/>
        <w:autoSpaceDN/>
      </w:pPr>
      <w:r w:rsidRPr="006151C6">
        <w:t>[R2] guidelines/</w:t>
      </w:r>
      <w:proofErr w:type="spellStart"/>
      <w:r w:rsidRPr="006151C6">
        <w:t>국가를당사자로하는계약에관한법률시행령</w:t>
      </w:r>
      <w:proofErr w:type="spellEnd"/>
      <w:r w:rsidRPr="006151C6">
        <w:t xml:space="preserve">_20260102.pdf | page 23 | retrieve=0.5810 | </w:t>
      </w:r>
      <w:proofErr w:type="spellStart"/>
      <w:r w:rsidRPr="006151C6">
        <w:t>rerank</w:t>
      </w:r>
      <w:proofErr w:type="spellEnd"/>
      <w:r w:rsidRPr="006151C6">
        <w:t>=0.0083</w:t>
      </w:r>
    </w:p>
    <w:p w14:paraId="61256ACC" w14:textId="77777777" w:rsidR="006151C6" w:rsidRPr="006151C6" w:rsidRDefault="006151C6" w:rsidP="006151C6">
      <w:pPr>
        <w:widowControl/>
        <w:wordWrap/>
        <w:autoSpaceDE/>
        <w:autoSpaceDN/>
      </w:pPr>
      <w:r w:rsidRPr="006151C6">
        <w:t xml:space="preserve">[R3] guidelines/KHNP_계약규정시행세칙_54차_20251002.pdf | page 45 | retrieve=0.5935 | </w:t>
      </w:r>
      <w:proofErr w:type="spellStart"/>
      <w:r w:rsidRPr="006151C6">
        <w:t>rerank</w:t>
      </w:r>
      <w:proofErr w:type="spellEnd"/>
      <w:r w:rsidRPr="006151C6">
        <w:t>=0.0078</w:t>
      </w:r>
    </w:p>
    <w:p w14:paraId="737F03D3" w14:textId="77777777" w:rsidR="006151C6" w:rsidRPr="006151C6" w:rsidRDefault="006151C6" w:rsidP="006151C6">
      <w:pPr>
        <w:widowControl/>
        <w:wordWrap/>
        <w:autoSpaceDE/>
        <w:autoSpaceDN/>
      </w:pPr>
      <w:r w:rsidRPr="006151C6">
        <w:lastRenderedPageBreak/>
        <w:t xml:space="preserve">[R4] guidelines/KHNP_계약규정시행세칙_54차_20251002.pdf | page 35 | retrieve=0.5888 | </w:t>
      </w:r>
      <w:proofErr w:type="spellStart"/>
      <w:r w:rsidRPr="006151C6">
        <w:t>rerank</w:t>
      </w:r>
      <w:proofErr w:type="spellEnd"/>
      <w:r w:rsidRPr="006151C6">
        <w:t>=0.0061</w:t>
      </w:r>
    </w:p>
    <w:p w14:paraId="6AC2AF2F" w14:textId="77777777" w:rsidR="006151C6" w:rsidRPr="006151C6" w:rsidRDefault="006151C6" w:rsidP="006151C6">
      <w:pPr>
        <w:widowControl/>
        <w:wordWrap/>
        <w:autoSpaceDE/>
        <w:autoSpaceDN/>
      </w:pPr>
      <w:r w:rsidRPr="006151C6">
        <w:t>[R5] guidelines/</w:t>
      </w:r>
      <w:proofErr w:type="spellStart"/>
      <w:r w:rsidRPr="006151C6">
        <w:t>소프트웨어진흥법시행령</w:t>
      </w:r>
      <w:proofErr w:type="spellEnd"/>
      <w:r w:rsidRPr="006151C6">
        <w:t xml:space="preserve">_20260102.pdf | page 17 | retrieve=0.6104 | </w:t>
      </w:r>
      <w:proofErr w:type="spellStart"/>
      <w:r w:rsidRPr="006151C6">
        <w:t>rerank</w:t>
      </w:r>
      <w:proofErr w:type="spellEnd"/>
      <w:r w:rsidRPr="006151C6">
        <w:t>=0.0052</w:t>
      </w:r>
    </w:p>
    <w:p w14:paraId="49C78FE4" w14:textId="77777777" w:rsidR="006151C6" w:rsidRPr="006151C6" w:rsidRDefault="006151C6" w:rsidP="006151C6">
      <w:pPr>
        <w:widowControl/>
        <w:wordWrap/>
        <w:autoSpaceDE/>
        <w:autoSpaceDN/>
        <w:rPr>
          <w:b/>
          <w:bCs/>
        </w:rPr>
      </w:pPr>
      <w:r w:rsidRPr="006151C6">
        <w:rPr>
          <w:b/>
          <w:bCs/>
        </w:rPr>
        <w:t>Document Evidence</w:t>
      </w:r>
    </w:p>
    <w:p w14:paraId="07E7F44D" w14:textId="77777777" w:rsidR="006151C6" w:rsidRPr="006151C6" w:rsidRDefault="006151C6" w:rsidP="006151C6">
      <w:pPr>
        <w:widowControl/>
        <w:wordWrap/>
        <w:autoSpaceDE/>
        <w:autoSpaceDN/>
      </w:pPr>
      <w:r w:rsidRPr="006151C6">
        <w:t xml:space="preserve">[D1] 고리본부 방재방송설비 구매규격서.pdf | page 25 | retrieve=0.5495 | </w:t>
      </w:r>
      <w:proofErr w:type="spellStart"/>
      <w:r w:rsidRPr="006151C6">
        <w:t>rerank</w:t>
      </w:r>
      <w:proofErr w:type="spellEnd"/>
      <w:r w:rsidRPr="006151C6">
        <w:t>=0.0185</w:t>
      </w:r>
    </w:p>
    <w:p w14:paraId="37E660FF" w14:textId="77777777" w:rsidR="006151C6" w:rsidRPr="006151C6" w:rsidRDefault="006151C6" w:rsidP="006151C6">
      <w:pPr>
        <w:widowControl/>
        <w:wordWrap/>
        <w:autoSpaceDE/>
        <w:autoSpaceDN/>
      </w:pPr>
      <w:r w:rsidRPr="006151C6">
        <w:t xml:space="preserve">[D2] 고리본부 방재방송설비 구매규격서.pdf | page 26 | retrieve=0.5508 | </w:t>
      </w:r>
      <w:proofErr w:type="spellStart"/>
      <w:r w:rsidRPr="006151C6">
        <w:t>rerank</w:t>
      </w:r>
      <w:proofErr w:type="spellEnd"/>
      <w:r w:rsidRPr="006151C6">
        <w:t>=0.0169</w:t>
      </w:r>
    </w:p>
    <w:p w14:paraId="19165D28" w14:textId="77777777" w:rsidR="006151C6" w:rsidRPr="006151C6" w:rsidRDefault="006151C6" w:rsidP="006151C6">
      <w:pPr>
        <w:widowControl/>
        <w:wordWrap/>
        <w:autoSpaceDE/>
        <w:autoSpaceDN/>
      </w:pPr>
      <w:r w:rsidRPr="006151C6">
        <w:t xml:space="preserve">[D3] 고리본부 방재방송설비 구매규격서.pdf | page 4 | retrieve=0.5417 | </w:t>
      </w:r>
      <w:proofErr w:type="spellStart"/>
      <w:r w:rsidRPr="006151C6">
        <w:t>rerank</w:t>
      </w:r>
      <w:proofErr w:type="spellEnd"/>
      <w:r w:rsidRPr="006151C6">
        <w:t>=0.0032</w:t>
      </w:r>
    </w:p>
    <w:p w14:paraId="0A007DDC" w14:textId="77777777" w:rsidR="006151C6" w:rsidRPr="006151C6" w:rsidRDefault="006151C6" w:rsidP="006151C6">
      <w:pPr>
        <w:widowControl/>
        <w:wordWrap/>
        <w:autoSpaceDE/>
        <w:autoSpaceDN/>
      </w:pPr>
      <w:r w:rsidRPr="006151C6">
        <w:t xml:space="preserve">[D4] 고리본부 방재방송설비 구매규격서.pdf | page 39 | retrieve=0.5157 | </w:t>
      </w:r>
      <w:proofErr w:type="spellStart"/>
      <w:r w:rsidRPr="006151C6">
        <w:t>rerank</w:t>
      </w:r>
      <w:proofErr w:type="spellEnd"/>
      <w:r w:rsidRPr="006151C6">
        <w:t>=0.0020</w:t>
      </w:r>
    </w:p>
    <w:p w14:paraId="4FE9087C" w14:textId="77777777" w:rsidR="006151C6" w:rsidRPr="006151C6" w:rsidRDefault="006151C6" w:rsidP="006151C6">
      <w:pPr>
        <w:widowControl/>
        <w:wordWrap/>
        <w:autoSpaceDE/>
        <w:autoSpaceDN/>
      </w:pPr>
      <w:r w:rsidRPr="006151C6">
        <w:t xml:space="preserve">[D5] 고리본부 방재방송설비 구매규격서.pdf | page 38 | retrieve=0.5545 | </w:t>
      </w:r>
      <w:proofErr w:type="spellStart"/>
      <w:r w:rsidRPr="006151C6">
        <w:t>rerank</w:t>
      </w:r>
      <w:proofErr w:type="spellEnd"/>
      <w:r w:rsidRPr="006151C6">
        <w:t>=0.0016</w:t>
      </w:r>
    </w:p>
    <w:p w14:paraId="0F262C18" w14:textId="509EB450" w:rsidR="000F79B6" w:rsidRPr="006151C6" w:rsidRDefault="000F79B6" w:rsidP="000F79B6">
      <w:pPr>
        <w:widowControl/>
        <w:wordWrap/>
        <w:autoSpaceDE/>
        <w:autoSpaceDN/>
        <w:rPr>
          <w:rFonts w:hint="eastAsia"/>
        </w:rPr>
      </w:pPr>
    </w:p>
    <w:p w14:paraId="755B7AA3" w14:textId="77777777" w:rsidR="000F79B6" w:rsidRDefault="000F79B6" w:rsidP="000F79B6">
      <w:pPr>
        <w:widowControl/>
        <w:wordWrap/>
        <w:autoSpaceDE/>
        <w:autoSpaceDN/>
      </w:pPr>
    </w:p>
    <w:p w14:paraId="3918E595" w14:textId="77777777" w:rsidR="000F79B6" w:rsidRDefault="000F79B6" w:rsidP="000F79B6">
      <w:pPr>
        <w:widowControl/>
        <w:wordWrap/>
        <w:autoSpaceDE/>
        <w:autoSpaceDN/>
      </w:pPr>
    </w:p>
    <w:p w14:paraId="3FB7481A" w14:textId="77777777" w:rsidR="000F79B6" w:rsidRDefault="000F79B6" w:rsidP="000F79B6">
      <w:pPr>
        <w:widowControl/>
        <w:wordWrap/>
        <w:autoSpaceDE/>
        <w:autoSpaceDN/>
      </w:pPr>
    </w:p>
    <w:p w14:paraId="7D097C81" w14:textId="77777777" w:rsidR="000F79B6" w:rsidRDefault="000F79B6" w:rsidP="000F79B6">
      <w:pPr>
        <w:widowControl/>
        <w:wordWrap/>
        <w:autoSpaceDE/>
        <w:autoSpaceDN/>
        <w:rPr>
          <w:rFonts w:hint="eastAsia"/>
        </w:rPr>
      </w:pPr>
    </w:p>
    <w:p w14:paraId="38585D82" w14:textId="1746B8A4" w:rsidR="00931F90" w:rsidRDefault="000F79B6" w:rsidP="000F79B6">
      <w:pPr>
        <w:widowControl/>
        <w:wordWrap/>
        <w:autoSpaceDE/>
        <w:autoSpaceDN/>
      </w:pPr>
      <w:r>
        <w:t>E</w:t>
      </w:r>
      <w:r>
        <w:rPr>
          <w:rFonts w:hint="eastAsia"/>
        </w:rPr>
        <w:t>xaone-4.0-32b</w:t>
      </w:r>
    </w:p>
    <w:p w14:paraId="430D7777" w14:textId="7536F946" w:rsidR="000F79B6" w:rsidRDefault="000F79B6">
      <w:r>
        <w:t>L</w:t>
      </w:r>
      <w:r>
        <w:rPr>
          <w:rFonts w:hint="eastAsia"/>
        </w:rPr>
        <w:t xml:space="preserve">ocal + </w:t>
      </w:r>
      <w:proofErr w:type="spellStart"/>
      <w:r>
        <w:rPr>
          <w:rFonts w:hint="eastAsia"/>
        </w:rPr>
        <w:t>mcp</w:t>
      </w:r>
      <w:proofErr w:type="spellEnd"/>
    </w:p>
    <w:p w14:paraId="42622329" w14:textId="77777777" w:rsidR="000F79B6" w:rsidRPr="000F79B6" w:rsidRDefault="000F79B6" w:rsidP="000F79B6">
      <w:pPr>
        <w:rPr>
          <w:b/>
          <w:bCs/>
        </w:rPr>
      </w:pPr>
      <w:r w:rsidRPr="000F79B6">
        <w:rPr>
          <w:b/>
          <w:bCs/>
        </w:rPr>
        <w:t>Compliance Review</w:t>
      </w:r>
    </w:p>
    <w:p w14:paraId="49EBAD91" w14:textId="77777777" w:rsidR="000F79B6" w:rsidRPr="000F79B6" w:rsidRDefault="000F79B6" w:rsidP="000F79B6">
      <w:r w:rsidRPr="000F79B6">
        <w:t xml:space="preserve">This review used </w:t>
      </w:r>
      <w:proofErr w:type="spellStart"/>
      <w:r w:rsidRPr="000F79B6">
        <w:t>korean</w:t>
      </w:r>
      <w:proofErr w:type="spellEnd"/>
      <w:r w:rsidRPr="000F79B6">
        <w:t>-law-</w:t>
      </w:r>
      <w:proofErr w:type="spellStart"/>
      <w:r w:rsidRPr="000F79B6">
        <w:t>mcp</w:t>
      </w:r>
      <w:proofErr w:type="spellEnd"/>
      <w:r w:rsidRPr="000F79B6">
        <w:t xml:space="preserve"> evidence in addition to local </w:t>
      </w:r>
      <w:proofErr w:type="spellStart"/>
      <w:r w:rsidRPr="000F79B6">
        <w:t>ChromaDB</w:t>
      </w:r>
      <w:proofErr w:type="spellEnd"/>
      <w:r w:rsidRPr="000F79B6">
        <w:t xml:space="preserve"> evidence.</w:t>
      </w:r>
    </w:p>
    <w:p w14:paraId="716E6D10" w14:textId="77777777" w:rsidR="000F79B6" w:rsidRPr="000F79B6" w:rsidRDefault="000F79B6" w:rsidP="000F79B6">
      <w:pPr>
        <w:rPr>
          <w:b/>
          <w:bCs/>
        </w:rPr>
      </w:pPr>
      <w:r w:rsidRPr="000F79B6">
        <w:rPr>
          <w:b/>
          <w:bCs/>
        </w:rPr>
        <w:t>준수 판단</w:t>
      </w:r>
    </w:p>
    <w:p w14:paraId="345AF367" w14:textId="77777777" w:rsidR="000F79B6" w:rsidRPr="000F79B6" w:rsidRDefault="000F79B6" w:rsidP="000F79B6">
      <w:pPr>
        <w:numPr>
          <w:ilvl w:val="0"/>
          <w:numId w:val="1"/>
        </w:numPr>
      </w:pPr>
      <w:r w:rsidRPr="000F79B6">
        <w:t>추가 확인 필요</w:t>
      </w:r>
    </w:p>
    <w:p w14:paraId="2038822C" w14:textId="77777777" w:rsidR="000F79B6" w:rsidRPr="000F79B6" w:rsidRDefault="000F79B6" w:rsidP="000F79B6">
      <w:pPr>
        <w:rPr>
          <w:b/>
          <w:bCs/>
        </w:rPr>
      </w:pPr>
      <w:r w:rsidRPr="000F79B6">
        <w:rPr>
          <w:b/>
          <w:bCs/>
        </w:rPr>
        <w:t>핵심 근거</w:t>
      </w:r>
    </w:p>
    <w:p w14:paraId="32E69DF6" w14:textId="77777777" w:rsidR="000F79B6" w:rsidRPr="000F79B6" w:rsidRDefault="000F79B6" w:rsidP="000F79B6">
      <w:pPr>
        <w:numPr>
          <w:ilvl w:val="0"/>
          <w:numId w:val="2"/>
        </w:numPr>
      </w:pPr>
      <w:r w:rsidRPr="000F79B6">
        <w:t>규정 근거와 문서 근거를 함께 묶어 핵심만 요약: [R1]에 따라 사업 분류는 한국표준산업분류에 따르나, 문서에서 구체적인 산업 분류가 명시되지 않음. [R2] 및 [R4]에 따라 정보통신산업, 소프트웨어 진흥법 등 관련 법령 적용 대상이 될 수 있으나, 문서에서 해당 법</w:t>
      </w:r>
      <w:r w:rsidRPr="000F79B6">
        <w:lastRenderedPageBreak/>
        <w:t>령 준수 여부가 명확히 확인되지 않음.</w:t>
      </w:r>
    </w:p>
    <w:p w14:paraId="5446C740" w14:textId="77777777" w:rsidR="000F79B6" w:rsidRPr="000F79B6" w:rsidRDefault="000F79B6" w:rsidP="000F79B6">
      <w:pPr>
        <w:rPr>
          <w:b/>
          <w:bCs/>
        </w:rPr>
      </w:pPr>
      <w:r w:rsidRPr="000F79B6">
        <w:rPr>
          <w:b/>
          <w:bCs/>
        </w:rPr>
        <w:t>판단 근거</w:t>
      </w:r>
    </w:p>
    <w:p w14:paraId="3A56B6C5" w14:textId="77777777" w:rsidR="000F79B6" w:rsidRPr="000F79B6" w:rsidRDefault="000F79B6" w:rsidP="000F79B6">
      <w:pPr>
        <w:numPr>
          <w:ilvl w:val="0"/>
          <w:numId w:val="3"/>
        </w:numPr>
      </w:pPr>
      <w:r w:rsidRPr="000F79B6">
        <w:t>규정 근거 [R1]에서는 사업 분류가 한국표준산업분류에 따른다고 명시되어 있으나, 문서 [D1]-[D5]에서는 구체적인 산업 분류가 제시되지 않아 해당 법령 적용 대상 여부를 확인할 수 없음.</w:t>
      </w:r>
    </w:p>
    <w:p w14:paraId="2BAE7936" w14:textId="77777777" w:rsidR="000F79B6" w:rsidRPr="000F79B6" w:rsidRDefault="000F79B6" w:rsidP="000F79B6">
      <w:pPr>
        <w:numPr>
          <w:ilvl w:val="0"/>
          <w:numId w:val="3"/>
        </w:numPr>
      </w:pPr>
      <w:r w:rsidRPr="000F79B6">
        <w:t>규정 근거 [R2] 및 [R4]에서는 정보통신산업, 소프트웨어 진흥법 등이 적용 대상이 될 수 있으나, 문서에서 해당 법령 준수 여부가 명확히 확인되지 않음.</w:t>
      </w:r>
    </w:p>
    <w:p w14:paraId="5F6CD7B2" w14:textId="77777777" w:rsidR="000F79B6" w:rsidRPr="000F79B6" w:rsidRDefault="000F79B6" w:rsidP="000F79B6">
      <w:pPr>
        <w:rPr>
          <w:b/>
          <w:bCs/>
        </w:rPr>
      </w:pPr>
      <w:r w:rsidRPr="000F79B6">
        <w:rPr>
          <w:b/>
          <w:bCs/>
        </w:rPr>
        <w:t>추가 확인 필요사항</w:t>
      </w:r>
    </w:p>
    <w:p w14:paraId="6D9BA1A7" w14:textId="77777777" w:rsidR="000F79B6" w:rsidRPr="000F79B6" w:rsidRDefault="000F79B6" w:rsidP="000F79B6">
      <w:pPr>
        <w:numPr>
          <w:ilvl w:val="0"/>
          <w:numId w:val="4"/>
        </w:numPr>
      </w:pPr>
      <w:r w:rsidRPr="000F79B6">
        <w:t>해당 사업의 구체적인 산업 분류 및 적용 법령 확인 필요.</w:t>
      </w:r>
    </w:p>
    <w:p w14:paraId="06956348" w14:textId="77777777" w:rsidR="000F79B6" w:rsidRPr="000F79B6" w:rsidRDefault="000F79B6" w:rsidP="000F79B6">
      <w:pPr>
        <w:numPr>
          <w:ilvl w:val="0"/>
          <w:numId w:val="4"/>
        </w:numPr>
      </w:pPr>
      <w:r w:rsidRPr="000F79B6">
        <w:t>정보통신산업 진흥법, 소프트웨어 진흥법 등 관련 법령 준수 여부 확인 필요.</w:t>
      </w:r>
    </w:p>
    <w:p w14:paraId="2C0E6BF1" w14:textId="77777777" w:rsidR="000F79B6" w:rsidRPr="000F79B6" w:rsidRDefault="000F79B6" w:rsidP="000F79B6">
      <w:pPr>
        <w:rPr>
          <w:b/>
          <w:bCs/>
        </w:rPr>
      </w:pPr>
      <w:r w:rsidRPr="000F79B6">
        <w:rPr>
          <w:b/>
          <w:bCs/>
        </w:rPr>
        <w:t>Regulation Evidence</w:t>
      </w:r>
    </w:p>
    <w:p w14:paraId="404FCB87" w14:textId="77777777" w:rsidR="000F79B6" w:rsidRPr="000F79B6" w:rsidRDefault="000F79B6" w:rsidP="000F79B6">
      <w:r w:rsidRPr="000F79B6">
        <w:t xml:space="preserve">[R1] guidelines/산업안전보건법시행령_20260324.pdf | page 5 | retrieve=0.5598 | </w:t>
      </w:r>
      <w:proofErr w:type="spellStart"/>
      <w:r w:rsidRPr="000F79B6">
        <w:t>rerank</w:t>
      </w:r>
      <w:proofErr w:type="spellEnd"/>
      <w:r w:rsidRPr="000F79B6">
        <w:t>=0.2408</w:t>
      </w:r>
    </w:p>
    <w:p w14:paraId="503FBEC0" w14:textId="77777777" w:rsidR="000F79B6" w:rsidRPr="000F79B6" w:rsidRDefault="000F79B6" w:rsidP="000F79B6">
      <w:r w:rsidRPr="000F79B6">
        <w:t xml:space="preserve">[R2] guidelines/KHNP_계약규정시행세칙_54차_20251002.pdf | page 45 | retrieve=0.5563 | </w:t>
      </w:r>
      <w:proofErr w:type="spellStart"/>
      <w:r w:rsidRPr="000F79B6">
        <w:t>rerank</w:t>
      </w:r>
      <w:proofErr w:type="spellEnd"/>
      <w:r w:rsidRPr="000F79B6">
        <w:t>=0.1471</w:t>
      </w:r>
    </w:p>
    <w:p w14:paraId="3885BB3E" w14:textId="77777777" w:rsidR="000F79B6" w:rsidRPr="000F79B6" w:rsidRDefault="000F79B6" w:rsidP="000F79B6">
      <w:r w:rsidRPr="000F79B6">
        <w:t xml:space="preserve">[R3] guidelines/KHNP_계약규정시행세칙_54차_20251002.pdf | page 35 | retrieve=0.5541 | </w:t>
      </w:r>
      <w:proofErr w:type="spellStart"/>
      <w:r w:rsidRPr="000F79B6">
        <w:t>rerank</w:t>
      </w:r>
      <w:proofErr w:type="spellEnd"/>
      <w:r w:rsidRPr="000F79B6">
        <w:t>=0.1366</w:t>
      </w:r>
    </w:p>
    <w:p w14:paraId="7D6D1E26" w14:textId="77777777" w:rsidR="000F79B6" w:rsidRPr="000F79B6" w:rsidRDefault="000F79B6" w:rsidP="000F79B6">
      <w:r w:rsidRPr="000F79B6">
        <w:t>[R4] guidelines/</w:t>
      </w:r>
      <w:proofErr w:type="spellStart"/>
      <w:r w:rsidRPr="000F79B6">
        <w:t>소프트웨어진흥법시행령</w:t>
      </w:r>
      <w:proofErr w:type="spellEnd"/>
      <w:r w:rsidRPr="000F79B6">
        <w:t xml:space="preserve">_20260102.pdf | page 17 | retrieve=0.5514 | </w:t>
      </w:r>
      <w:proofErr w:type="spellStart"/>
      <w:r w:rsidRPr="000F79B6">
        <w:t>rerank</w:t>
      </w:r>
      <w:proofErr w:type="spellEnd"/>
      <w:r w:rsidRPr="000F79B6">
        <w:t>=0.1268</w:t>
      </w:r>
    </w:p>
    <w:p w14:paraId="5E2A95D5" w14:textId="77777777" w:rsidR="000F79B6" w:rsidRPr="000F79B6" w:rsidRDefault="000F79B6" w:rsidP="000F79B6">
      <w:r w:rsidRPr="000F79B6">
        <w:t xml:space="preserve">[R5] guidelines/산업안전보건법시행령_20260324.pdf | page 30 | retrieve=0.5432 | </w:t>
      </w:r>
      <w:proofErr w:type="spellStart"/>
      <w:r w:rsidRPr="000F79B6">
        <w:t>rerank</w:t>
      </w:r>
      <w:proofErr w:type="spellEnd"/>
      <w:r w:rsidRPr="000F79B6">
        <w:t>=0.1176</w:t>
      </w:r>
    </w:p>
    <w:p w14:paraId="22C2FA4D" w14:textId="77777777" w:rsidR="000F79B6" w:rsidRPr="000F79B6" w:rsidRDefault="000F79B6" w:rsidP="000F79B6">
      <w:r w:rsidRPr="000F79B6">
        <w:t xml:space="preserve">[R6] </w:t>
      </w:r>
      <w:proofErr w:type="spellStart"/>
      <w:r w:rsidRPr="000F79B6">
        <w:t>korean</w:t>
      </w:r>
      <w:proofErr w:type="spellEnd"/>
      <w:r w:rsidRPr="000F79B6">
        <w:t>-law-</w:t>
      </w:r>
      <w:proofErr w:type="spellStart"/>
      <w:r w:rsidRPr="000F79B6">
        <w:t>mcp</w:t>
      </w:r>
      <w:proofErr w:type="spellEnd"/>
      <w:r w:rsidRPr="000F79B6">
        <w:t>/</w:t>
      </w:r>
      <w:proofErr w:type="spellStart"/>
      <w:r w:rsidRPr="000F79B6">
        <w:t>search_law</w:t>
      </w:r>
      <w:proofErr w:type="spellEnd"/>
      <w:r w:rsidRPr="000F79B6">
        <w:t xml:space="preserve"> | page -</w:t>
      </w:r>
    </w:p>
    <w:p w14:paraId="00BA2D43" w14:textId="77777777" w:rsidR="000F79B6" w:rsidRPr="000F79B6" w:rsidRDefault="000F79B6" w:rsidP="000F79B6">
      <w:r w:rsidRPr="000F79B6">
        <w:t xml:space="preserve">[R7] </w:t>
      </w:r>
      <w:proofErr w:type="spellStart"/>
      <w:r w:rsidRPr="000F79B6">
        <w:t>korean</w:t>
      </w:r>
      <w:proofErr w:type="spellEnd"/>
      <w:r w:rsidRPr="000F79B6">
        <w:t>-law-</w:t>
      </w:r>
      <w:proofErr w:type="spellStart"/>
      <w:r w:rsidRPr="000F79B6">
        <w:t>mcp</w:t>
      </w:r>
      <w:proofErr w:type="spellEnd"/>
      <w:r w:rsidRPr="000F79B6">
        <w:t>/</w:t>
      </w:r>
      <w:proofErr w:type="spellStart"/>
      <w:r w:rsidRPr="000F79B6">
        <w:t>get_law_text</w:t>
      </w:r>
      <w:proofErr w:type="spellEnd"/>
      <w:r w:rsidRPr="000F79B6">
        <w:t xml:space="preserve"> | page -</w:t>
      </w:r>
    </w:p>
    <w:p w14:paraId="01671F23" w14:textId="77777777" w:rsidR="000F79B6" w:rsidRPr="000F79B6" w:rsidRDefault="000F79B6" w:rsidP="000F79B6">
      <w:pPr>
        <w:rPr>
          <w:b/>
          <w:bCs/>
        </w:rPr>
      </w:pPr>
      <w:r w:rsidRPr="000F79B6">
        <w:rPr>
          <w:b/>
          <w:bCs/>
        </w:rPr>
        <w:t>Document Evidence</w:t>
      </w:r>
    </w:p>
    <w:p w14:paraId="6C22333E" w14:textId="77777777" w:rsidR="000F79B6" w:rsidRPr="000F79B6" w:rsidRDefault="000F79B6" w:rsidP="000F79B6">
      <w:r w:rsidRPr="000F79B6">
        <w:t xml:space="preserve">[D1] 고리본부 방재방송설비 구매규격서.pdf | page 4 | retrieve=0.4752 | </w:t>
      </w:r>
      <w:proofErr w:type="spellStart"/>
      <w:r w:rsidRPr="000F79B6">
        <w:t>rerank</w:t>
      </w:r>
      <w:proofErr w:type="spellEnd"/>
      <w:r w:rsidRPr="000F79B6">
        <w:t>=0.0268</w:t>
      </w:r>
    </w:p>
    <w:p w14:paraId="7714B955" w14:textId="77777777" w:rsidR="000F79B6" w:rsidRPr="000F79B6" w:rsidRDefault="000F79B6" w:rsidP="000F79B6">
      <w:r w:rsidRPr="000F79B6">
        <w:t xml:space="preserve">[D2] 고리본부 방재방송설비 구매규격서.pdf | page 39 | retrieve=0.5055 | </w:t>
      </w:r>
      <w:proofErr w:type="spellStart"/>
      <w:r w:rsidRPr="000F79B6">
        <w:t>rerank</w:t>
      </w:r>
      <w:proofErr w:type="spellEnd"/>
      <w:r w:rsidRPr="000F79B6">
        <w:t>=0.0169</w:t>
      </w:r>
    </w:p>
    <w:p w14:paraId="7116E172" w14:textId="77777777" w:rsidR="000F79B6" w:rsidRPr="000F79B6" w:rsidRDefault="000F79B6" w:rsidP="000F79B6">
      <w:r w:rsidRPr="000F79B6">
        <w:t xml:space="preserve">[D3] 고리본부 방재방송설비 구매규격서.pdf | page 26 | retrieve=0.4584 | </w:t>
      </w:r>
      <w:proofErr w:type="spellStart"/>
      <w:r w:rsidRPr="000F79B6">
        <w:t>rerank</w:t>
      </w:r>
      <w:proofErr w:type="spellEnd"/>
      <w:r w:rsidRPr="000F79B6">
        <w:t>=0.0132</w:t>
      </w:r>
    </w:p>
    <w:p w14:paraId="6FB33448" w14:textId="77777777" w:rsidR="000F79B6" w:rsidRPr="000F79B6" w:rsidRDefault="000F79B6" w:rsidP="000F79B6">
      <w:r w:rsidRPr="000F79B6">
        <w:t xml:space="preserve">[D4] 고리본부 방재방송설비 구매규격서.pdf | page 38 | retrieve=0.4569 | </w:t>
      </w:r>
      <w:proofErr w:type="spellStart"/>
      <w:r w:rsidRPr="000F79B6">
        <w:t>rerank</w:t>
      </w:r>
      <w:proofErr w:type="spellEnd"/>
      <w:r w:rsidRPr="000F79B6">
        <w:t>=0.0121</w:t>
      </w:r>
    </w:p>
    <w:p w14:paraId="515463F7" w14:textId="5AB998A4" w:rsidR="000F79B6" w:rsidRDefault="000F79B6">
      <w:r w:rsidRPr="000F79B6">
        <w:lastRenderedPageBreak/>
        <w:t xml:space="preserve">[D5] 고리본부 방재방송설비 구매규격서.pdf | page 25 | retrieve=0.4748 | </w:t>
      </w:r>
      <w:proofErr w:type="spellStart"/>
      <w:r w:rsidRPr="000F79B6">
        <w:t>rerank</w:t>
      </w:r>
      <w:proofErr w:type="spellEnd"/>
      <w:r w:rsidRPr="000F79B6">
        <w:t>=0.0100</w:t>
      </w:r>
    </w:p>
    <w:p w14:paraId="6A121C20" w14:textId="77777777" w:rsidR="00712051" w:rsidRDefault="00712051"/>
    <w:p w14:paraId="1BF4BC5E" w14:textId="77777777" w:rsidR="00712051" w:rsidRDefault="00712051"/>
    <w:p w14:paraId="562D4FD4" w14:textId="77777777" w:rsidR="00712051" w:rsidRDefault="00712051"/>
    <w:p w14:paraId="274FD526" w14:textId="77777777" w:rsidR="00712051" w:rsidRDefault="00712051"/>
    <w:p w14:paraId="651B052C" w14:textId="77777777" w:rsidR="00712051" w:rsidRDefault="00712051"/>
    <w:p w14:paraId="7492C32D" w14:textId="30A83E7E" w:rsidR="00712051" w:rsidRDefault="00712051" w:rsidP="00712051">
      <w:pPr>
        <w:widowControl/>
        <w:wordWrap/>
        <w:autoSpaceDE/>
        <w:autoSpaceDN/>
        <w:rPr>
          <w:rFonts w:hint="eastAsia"/>
        </w:rPr>
      </w:pPr>
      <w:r>
        <w:rPr>
          <w:rFonts w:hint="eastAsia"/>
        </w:rPr>
        <w:t>Qwen3.5-35b-a3b</w:t>
      </w:r>
    </w:p>
    <w:p w14:paraId="3D568AC3" w14:textId="77777777" w:rsidR="00712051" w:rsidRDefault="00712051" w:rsidP="00712051">
      <w:r>
        <w:t>L</w:t>
      </w:r>
      <w:r>
        <w:rPr>
          <w:rFonts w:hint="eastAsia"/>
        </w:rPr>
        <w:t xml:space="preserve">ocal + </w:t>
      </w:r>
      <w:proofErr w:type="spellStart"/>
      <w:r>
        <w:rPr>
          <w:rFonts w:hint="eastAsia"/>
        </w:rPr>
        <w:t>mcp</w:t>
      </w:r>
      <w:proofErr w:type="spellEnd"/>
    </w:p>
    <w:p w14:paraId="440A7A2C" w14:textId="77777777" w:rsidR="00762853" w:rsidRPr="00762853" w:rsidRDefault="00762853" w:rsidP="00762853">
      <w:pPr>
        <w:rPr>
          <w:b/>
          <w:bCs/>
        </w:rPr>
      </w:pPr>
      <w:r w:rsidRPr="00762853">
        <w:rPr>
          <w:b/>
          <w:bCs/>
        </w:rPr>
        <w:t>Compliance Review</w:t>
      </w:r>
    </w:p>
    <w:p w14:paraId="60FDB19D" w14:textId="77777777" w:rsidR="00762853" w:rsidRPr="00762853" w:rsidRDefault="00762853" w:rsidP="00762853">
      <w:r w:rsidRPr="00762853">
        <w:t>Thinking Process:</w:t>
      </w:r>
    </w:p>
    <w:p w14:paraId="7F93C6BF" w14:textId="77777777" w:rsidR="00762853" w:rsidRPr="00762853" w:rsidRDefault="00762853" w:rsidP="00762853">
      <w:pPr>
        <w:numPr>
          <w:ilvl w:val="0"/>
          <w:numId w:val="14"/>
        </w:numPr>
      </w:pPr>
      <w:r w:rsidRPr="00762853">
        <w:rPr>
          <w:b/>
          <w:bCs/>
        </w:rPr>
        <w:t>Analyze the Request:</w:t>
      </w:r>
    </w:p>
    <w:p w14:paraId="633C911C" w14:textId="77777777" w:rsidR="00762853" w:rsidRPr="00762853" w:rsidRDefault="00762853" w:rsidP="00762853">
      <w:pPr>
        <w:numPr>
          <w:ilvl w:val="1"/>
          <w:numId w:val="14"/>
        </w:numPr>
      </w:pPr>
      <w:r w:rsidRPr="00762853">
        <w:rPr>
          <w:b/>
          <w:bCs/>
        </w:rPr>
        <w:t>Role:</w:t>
      </w:r>
      <w:r w:rsidRPr="00762853">
        <w:t> AI Analyst reviewing public procurement document compliance.</w:t>
      </w:r>
    </w:p>
    <w:p w14:paraId="2597C59A" w14:textId="77777777" w:rsidR="00762853" w:rsidRPr="00762853" w:rsidRDefault="00762853" w:rsidP="00762853">
      <w:pPr>
        <w:numPr>
          <w:ilvl w:val="1"/>
          <w:numId w:val="14"/>
        </w:numPr>
      </w:pPr>
      <w:r w:rsidRPr="00762853">
        <w:rPr>
          <w:b/>
          <w:bCs/>
        </w:rPr>
        <w:t>Task:</w:t>
      </w:r>
      <w:r w:rsidRPr="00762853">
        <w:t> Determine if the provided business (project) is subject to specific laws based on the provided regulations and document evidence. Also, review if the requirements of those laws are appropriately complied with in the documents.</w:t>
      </w:r>
    </w:p>
    <w:p w14:paraId="4A846409" w14:textId="77777777" w:rsidR="00762853" w:rsidRPr="00762853" w:rsidRDefault="00762853" w:rsidP="00762853">
      <w:pPr>
        <w:numPr>
          <w:ilvl w:val="1"/>
          <w:numId w:val="14"/>
        </w:numPr>
      </w:pPr>
      <w:r w:rsidRPr="00762853">
        <w:rPr>
          <w:b/>
          <w:bCs/>
        </w:rPr>
        <w:t>Constraints:</w:t>
      </w:r>
    </w:p>
    <w:p w14:paraId="53FE84DC" w14:textId="77777777" w:rsidR="00762853" w:rsidRPr="00762853" w:rsidRDefault="00762853" w:rsidP="00762853">
      <w:pPr>
        <w:numPr>
          <w:ilvl w:val="2"/>
          <w:numId w:val="14"/>
        </w:numPr>
      </w:pPr>
      <w:r w:rsidRPr="00762853">
        <w:t>Use </w:t>
      </w:r>
      <w:r w:rsidRPr="00762853">
        <w:rPr>
          <w:i/>
          <w:iCs/>
        </w:rPr>
        <w:t>only</w:t>
      </w:r>
      <w:r w:rsidRPr="00762853">
        <w:t> the provided regulation evidence ([R1]-[R5]) and document evidence ([D1]-[D5]).</w:t>
      </w:r>
    </w:p>
    <w:p w14:paraId="663BD2B9" w14:textId="77777777" w:rsidR="00762853" w:rsidRPr="00762853" w:rsidRDefault="00762853" w:rsidP="00762853">
      <w:pPr>
        <w:numPr>
          <w:ilvl w:val="2"/>
          <w:numId w:val="14"/>
        </w:numPr>
      </w:pPr>
      <w:r w:rsidRPr="00762853">
        <w:t>If evidence is insufficient or conflicting, judge as "Additional Confirmation Needed" (추가 확인 필요).</w:t>
      </w:r>
    </w:p>
    <w:p w14:paraId="200FE524" w14:textId="77777777" w:rsidR="00762853" w:rsidRPr="00762853" w:rsidRDefault="00762853" w:rsidP="00762853">
      <w:pPr>
        <w:numPr>
          <w:ilvl w:val="2"/>
          <w:numId w:val="14"/>
        </w:numPr>
      </w:pPr>
      <w:r w:rsidRPr="00762853">
        <w:t>Cite regulations as [R1], [R</w:t>
      </w:r>
      <w:proofErr w:type="gramStart"/>
      <w:r w:rsidRPr="00762853">
        <w:t>2]...</w:t>
      </w:r>
      <w:proofErr w:type="gramEnd"/>
      <w:r w:rsidRPr="00762853">
        <w:t xml:space="preserve"> and documents as [D1], [D2]...</w:t>
      </w:r>
    </w:p>
    <w:p w14:paraId="1CD65911" w14:textId="77777777" w:rsidR="00762853" w:rsidRPr="00762853" w:rsidRDefault="00762853" w:rsidP="00762853">
      <w:pPr>
        <w:numPr>
          <w:ilvl w:val="2"/>
          <w:numId w:val="14"/>
        </w:numPr>
      </w:pPr>
      <w:r w:rsidRPr="00762853">
        <w:t>Follow the specific output format (Compliance Judgment, Core Evidence, Judgment Reason, Additional Confirmation Items).</w:t>
      </w:r>
    </w:p>
    <w:p w14:paraId="6623A37C" w14:textId="77777777" w:rsidR="00762853" w:rsidRPr="00762853" w:rsidRDefault="00762853" w:rsidP="00762853">
      <w:pPr>
        <w:numPr>
          <w:ilvl w:val="1"/>
          <w:numId w:val="14"/>
        </w:numPr>
      </w:pPr>
      <w:r w:rsidRPr="00762853">
        <w:rPr>
          <w:b/>
          <w:bCs/>
        </w:rPr>
        <w:t>Question:</w:t>
      </w:r>
      <w:r w:rsidRPr="00762853">
        <w:t> What laws apply to this project? Also, review if the requirements of the applicable laws are appropriately complied with.</w:t>
      </w:r>
    </w:p>
    <w:p w14:paraId="0043C2BD" w14:textId="77777777" w:rsidR="00762853" w:rsidRPr="00762853" w:rsidRDefault="00762853" w:rsidP="00762853">
      <w:pPr>
        <w:numPr>
          <w:ilvl w:val="0"/>
          <w:numId w:val="14"/>
        </w:numPr>
      </w:pPr>
      <w:r w:rsidRPr="00762853">
        <w:rPr>
          <w:b/>
          <w:bCs/>
        </w:rPr>
        <w:lastRenderedPageBreak/>
        <w:t>Analyze the Regulation Evidence ([R1]-[R5]):</w:t>
      </w:r>
    </w:p>
    <w:p w14:paraId="42927559" w14:textId="77777777" w:rsidR="00762853" w:rsidRPr="00762853" w:rsidRDefault="00762853" w:rsidP="00762853">
      <w:pPr>
        <w:numPr>
          <w:ilvl w:val="1"/>
          <w:numId w:val="14"/>
        </w:numPr>
      </w:pPr>
      <w:r w:rsidRPr="00762853">
        <w:t>[R1] (</w:t>
      </w:r>
      <w:proofErr w:type="spellStart"/>
      <w:r w:rsidRPr="00762853">
        <w:t>국가를당사자로하는계약에관한법률시행령</w:t>
      </w:r>
      <w:proofErr w:type="spellEnd"/>
      <w:r w:rsidRPr="00762853">
        <w:t>): Lists entities eligible for contracts (Cooperatives, Construction/Info/Design/etc. licensed entities). Mentions specific laws like Construction Industry Basic Act, Electric Construction Act, etc.</w:t>
      </w:r>
    </w:p>
    <w:p w14:paraId="07ACA304" w14:textId="77777777" w:rsidR="00762853" w:rsidRPr="00762853" w:rsidRDefault="00762853" w:rsidP="00762853">
      <w:pPr>
        <w:numPr>
          <w:ilvl w:val="1"/>
          <w:numId w:val="14"/>
        </w:numPr>
      </w:pPr>
      <w:r w:rsidRPr="00762853">
        <w:t>[R2] (</w:t>
      </w:r>
      <w:proofErr w:type="spellStart"/>
      <w:r w:rsidRPr="00762853">
        <w:t>국가를당사자로하는계약에관한법률시행령</w:t>
      </w:r>
      <w:proofErr w:type="spellEnd"/>
      <w:r w:rsidRPr="00762853">
        <w:t>): Lists specific types of projects (Intelligent Information, Industrial Design, Culture, Online Digital Content, Academic Research).</w:t>
      </w:r>
    </w:p>
    <w:p w14:paraId="04F67D7D" w14:textId="77777777" w:rsidR="00762853" w:rsidRPr="00762853" w:rsidRDefault="00762853" w:rsidP="00762853">
      <w:pPr>
        <w:numPr>
          <w:ilvl w:val="1"/>
          <w:numId w:val="14"/>
        </w:numPr>
      </w:pPr>
      <w:r w:rsidRPr="00762853">
        <w:t>[R3] (KHNP_계약규정시행세칙): Similar to [R2], lists project types (Engineering, Info, Info-Comm, Design, Culture, Content, Research). Mentions negotiation method for certain entities.</w:t>
      </w:r>
    </w:p>
    <w:p w14:paraId="7F38DE40" w14:textId="77777777" w:rsidR="00762853" w:rsidRPr="00762853" w:rsidRDefault="00762853" w:rsidP="00762853">
      <w:pPr>
        <w:numPr>
          <w:ilvl w:val="1"/>
          <w:numId w:val="14"/>
        </w:numPr>
      </w:pPr>
      <w:r w:rsidRPr="00762853">
        <w:t>[R4] (KHNP_계약규정시행세칙): Mentions low-carbon/green growth projects, foreign construction contractors, and Construction Industry Basic Act related construction works under certain price thresholds.</w:t>
      </w:r>
    </w:p>
    <w:p w14:paraId="43B34625" w14:textId="77777777" w:rsidR="00762853" w:rsidRPr="00762853" w:rsidRDefault="00762853" w:rsidP="00762853">
      <w:pPr>
        <w:numPr>
          <w:ilvl w:val="1"/>
          <w:numId w:val="14"/>
        </w:numPr>
      </w:pPr>
      <w:r w:rsidRPr="00762853">
        <w:t>[R5] (</w:t>
      </w:r>
      <w:proofErr w:type="spellStart"/>
      <w:r w:rsidRPr="00762853">
        <w:t>소프트웨어진흥법시행령</w:t>
      </w:r>
      <w:proofErr w:type="spellEnd"/>
      <w:r w:rsidRPr="00762853">
        <w:t>): Defines software-related projects (Info-Comm convergence, New Tech, Academic Research related to State Contract Act).</w:t>
      </w:r>
    </w:p>
    <w:p w14:paraId="4F96CDE3" w14:textId="77777777" w:rsidR="00762853" w:rsidRPr="00762853" w:rsidRDefault="00762853" w:rsidP="00762853">
      <w:pPr>
        <w:numPr>
          <w:ilvl w:val="0"/>
          <w:numId w:val="14"/>
        </w:numPr>
      </w:pPr>
      <w:r w:rsidRPr="00762853">
        <w:rPr>
          <w:b/>
          <w:bCs/>
        </w:rPr>
        <w:t>Analyze the Document Evidence ([D1]-[D5]):</w:t>
      </w:r>
    </w:p>
    <w:p w14:paraId="67654C23" w14:textId="77777777" w:rsidR="00762853" w:rsidRPr="00762853" w:rsidRDefault="00762853" w:rsidP="00762853">
      <w:pPr>
        <w:numPr>
          <w:ilvl w:val="1"/>
          <w:numId w:val="14"/>
        </w:numPr>
      </w:pPr>
      <w:r w:rsidRPr="00762853">
        <w:t>[D1] (보안서약서 (개인)): Security agreement form for individuals. Mentions compliance with laws, info security, safety, asset usage, access control, etc.</w:t>
      </w:r>
    </w:p>
    <w:p w14:paraId="3426D047" w14:textId="77777777" w:rsidR="00762853" w:rsidRPr="00762853" w:rsidRDefault="00762853" w:rsidP="00762853">
      <w:pPr>
        <w:numPr>
          <w:ilvl w:val="1"/>
          <w:numId w:val="14"/>
        </w:numPr>
      </w:pPr>
      <w:r w:rsidRPr="00762853">
        <w:t xml:space="preserve">[D2] (보안서약서 (대표자)): Security agreement form for representatives. </w:t>
      </w:r>
      <w:proofErr w:type="gramStart"/>
      <w:r w:rsidRPr="00762853">
        <w:t>Similar to</w:t>
      </w:r>
      <w:proofErr w:type="gramEnd"/>
      <w:r w:rsidRPr="00762853">
        <w:t xml:space="preserve"> [D1], includes subcontractor responsibility.</w:t>
      </w:r>
    </w:p>
    <w:p w14:paraId="50110D68" w14:textId="77777777" w:rsidR="00762853" w:rsidRPr="00762853" w:rsidRDefault="00762853" w:rsidP="00762853">
      <w:pPr>
        <w:numPr>
          <w:ilvl w:val="1"/>
          <w:numId w:val="14"/>
        </w:numPr>
      </w:pPr>
      <w:r w:rsidRPr="00762853">
        <w:t>[D3] (구매규격서 page 4): Requires submission of Security Agreement Forms [D1], [D2] before material entry. Requires Security Management Plan (physical, managerial, technical). Mentions "State Contract Act Enforcement Decree Article 76" regarding information leakage.</w:t>
      </w:r>
    </w:p>
    <w:p w14:paraId="393C31EA" w14:textId="77777777" w:rsidR="00762853" w:rsidRPr="00762853" w:rsidRDefault="00762853" w:rsidP="00762853">
      <w:pPr>
        <w:numPr>
          <w:ilvl w:val="1"/>
          <w:numId w:val="14"/>
        </w:numPr>
      </w:pPr>
      <w:r w:rsidRPr="00762853">
        <w:t xml:space="preserve">[D4] (구매규격서 page 39): Safety rules, industrial safety/health education, work procedures, PPE (6 months </w:t>
      </w:r>
      <w:proofErr w:type="gramStart"/>
      <w:r w:rsidRPr="00762853">
        <w:t>&lt; 1</w:t>
      </w:r>
      <w:proofErr w:type="gramEnd"/>
      <w:r w:rsidRPr="00762853">
        <w:t xml:space="preserve"> year workers), safety violations penalties (expulsion, entry ban, fines). References "Industrial Safety and Health Act" (implied by "산업안전보건법" in text "작업 투입 전 산업 안전 보건 </w:t>
      </w:r>
      <w:proofErr w:type="gramStart"/>
      <w:r w:rsidRPr="00762853">
        <w:t xml:space="preserve">법 </w:t>
      </w:r>
      <w:proofErr w:type="spellStart"/>
      <w:r w:rsidRPr="00762853">
        <w:t>에</w:t>
      </w:r>
      <w:proofErr w:type="spellEnd"/>
      <w:proofErr w:type="gramEnd"/>
      <w:r w:rsidRPr="00762853">
        <w:t xml:space="preserve"> 의한 교육 수료").</w:t>
      </w:r>
    </w:p>
    <w:p w14:paraId="55539D65" w14:textId="77777777" w:rsidR="00762853" w:rsidRPr="00762853" w:rsidRDefault="00762853" w:rsidP="00762853">
      <w:pPr>
        <w:numPr>
          <w:ilvl w:val="1"/>
          <w:numId w:val="14"/>
        </w:numPr>
      </w:pPr>
      <w:r w:rsidRPr="00762853">
        <w:t xml:space="preserve">[D5] (자율안전 서약서): Safety agreement form. Mentions compliance with laws </w:t>
      </w:r>
      <w:r w:rsidRPr="00762853">
        <w:lastRenderedPageBreak/>
        <w:t>and safety rules, hazard identification, PPE, safety instructions, accident reporting.</w:t>
      </w:r>
    </w:p>
    <w:p w14:paraId="03CA1F29" w14:textId="77777777" w:rsidR="00762853" w:rsidRPr="00762853" w:rsidRDefault="00762853" w:rsidP="00762853">
      <w:pPr>
        <w:numPr>
          <w:ilvl w:val="0"/>
          <w:numId w:val="14"/>
        </w:numPr>
      </w:pPr>
      <w:r w:rsidRPr="00762853">
        <w:rPr>
          <w:b/>
          <w:bCs/>
        </w:rPr>
        <w:t>Synthesize and Evaluate:</w:t>
      </w:r>
    </w:p>
    <w:p w14:paraId="7C1A17D8" w14:textId="77777777" w:rsidR="00762853" w:rsidRPr="00762853" w:rsidRDefault="00762853" w:rsidP="00762853">
      <w:pPr>
        <w:numPr>
          <w:ilvl w:val="1"/>
          <w:numId w:val="14"/>
        </w:numPr>
      </w:pPr>
      <w:r w:rsidRPr="00762853">
        <w:rPr>
          <w:b/>
          <w:bCs/>
        </w:rPr>
        <w:t>Applicable Laws:</w:t>
      </w:r>
    </w:p>
    <w:p w14:paraId="1011C344" w14:textId="77777777" w:rsidR="00762853" w:rsidRPr="00762853" w:rsidRDefault="00762853" w:rsidP="00762853">
      <w:pPr>
        <w:numPr>
          <w:ilvl w:val="2"/>
          <w:numId w:val="14"/>
        </w:numPr>
      </w:pPr>
      <w:r w:rsidRPr="00762853">
        <w:t>The project involves "Safety" (Safety Management Plan, Industrial Safety/Health Act education, PPE) and "Security" (Info Security, State Contract Act Art. 76).</w:t>
      </w:r>
    </w:p>
    <w:p w14:paraId="147CBCAE" w14:textId="77777777" w:rsidR="00762853" w:rsidRPr="00762853" w:rsidRDefault="00762853" w:rsidP="00762853">
      <w:pPr>
        <w:numPr>
          <w:ilvl w:val="2"/>
          <w:numId w:val="14"/>
        </w:numPr>
      </w:pPr>
      <w:r w:rsidRPr="00762853">
        <w:t xml:space="preserve">[D3] explicitly mentions "국가를 당사자로 하는 계약에 관한 법률 시행령 </w:t>
      </w:r>
      <w:proofErr w:type="gramStart"/>
      <w:r w:rsidRPr="00762853">
        <w:t>제 76</w:t>
      </w:r>
      <w:proofErr w:type="gramEnd"/>
      <w:r w:rsidRPr="00762853">
        <w:t xml:space="preserve"> 조" (State Contract Act Enforcement Decree Art. 76) regarding information leakage. This confirms the project is under the </w:t>
      </w:r>
      <w:r w:rsidRPr="00762853">
        <w:rPr>
          <w:b/>
          <w:bCs/>
        </w:rPr>
        <w:t>State Contract Act (국가를 당사자로 하는 계약에 관한 법률)</w:t>
      </w:r>
      <w:r w:rsidRPr="00762853">
        <w:t> framework.</w:t>
      </w:r>
    </w:p>
    <w:p w14:paraId="105F22CD" w14:textId="77777777" w:rsidR="00762853" w:rsidRPr="00762853" w:rsidRDefault="00762853" w:rsidP="00762853">
      <w:pPr>
        <w:numPr>
          <w:ilvl w:val="2"/>
          <w:numId w:val="14"/>
        </w:numPr>
      </w:pPr>
      <w:r w:rsidRPr="00762853">
        <w:t>[D4] mentions "산업 안전 보건 법" (Industrial Safety and Health Act) education. This confirms the project is subject to the </w:t>
      </w:r>
      <w:r w:rsidRPr="00762853">
        <w:rPr>
          <w:b/>
          <w:bCs/>
        </w:rPr>
        <w:t>Industrial Safety and Health Act</w:t>
      </w:r>
      <w:r w:rsidRPr="00762853">
        <w:t>.</w:t>
      </w:r>
    </w:p>
    <w:p w14:paraId="2CC6BFCE" w14:textId="77777777" w:rsidR="00762853" w:rsidRPr="00762853" w:rsidRDefault="00762853" w:rsidP="00762853">
      <w:pPr>
        <w:numPr>
          <w:ilvl w:val="2"/>
          <w:numId w:val="14"/>
        </w:numPr>
      </w:pPr>
      <w:r w:rsidRPr="00762853">
        <w:t>[D1], [D2], [D3] emphasize information security compliance. [R5] (Software Promotion Act Enforcement Decree) mentions info-communication convergence, but the document title is "방재방송설비 구매규격서" (Disaster Broadcasting Equipment Purchase Specification). This suggests equipment purchase/installation, potentially involving info-sec.</w:t>
      </w:r>
    </w:p>
    <w:p w14:paraId="5FB9178D" w14:textId="77777777" w:rsidR="00762853" w:rsidRPr="00762853" w:rsidRDefault="00762853" w:rsidP="00762853">
      <w:pPr>
        <w:numPr>
          <w:ilvl w:val="2"/>
          <w:numId w:val="14"/>
        </w:numPr>
      </w:pPr>
      <w:r w:rsidRPr="00762853">
        <w:t>[R1] mentions Construction Industry Basic Act, etc., for eligibility. [D4] mentions construction site safety rules.</w:t>
      </w:r>
    </w:p>
    <w:p w14:paraId="5AC974A2" w14:textId="77777777" w:rsidR="00762853" w:rsidRPr="00762853" w:rsidRDefault="00762853" w:rsidP="00762853">
      <w:pPr>
        <w:numPr>
          <w:ilvl w:val="2"/>
          <w:numId w:val="14"/>
        </w:numPr>
      </w:pPr>
      <w:r w:rsidRPr="00762853">
        <w:rPr>
          <w:i/>
          <w:iCs/>
        </w:rPr>
        <w:t>Conclusion on Laws:</w:t>
      </w:r>
      <w:r w:rsidRPr="00762853">
        <w:t> The documents explicitly reference the </w:t>
      </w:r>
      <w:r w:rsidRPr="00762853">
        <w:rPr>
          <w:b/>
          <w:bCs/>
        </w:rPr>
        <w:t>State Contract Act Enforcement Decree</w:t>
      </w:r>
      <w:r w:rsidRPr="00762853">
        <w:t> ([D3]) and </w:t>
      </w:r>
      <w:r w:rsidRPr="00762853">
        <w:rPr>
          <w:b/>
          <w:bCs/>
        </w:rPr>
        <w:t>Industrial Safety and Health Act</w:t>
      </w:r>
      <w:r w:rsidRPr="00762853">
        <w:t> ([D4]). The project title suggests equipment purchase/installation (Construction/Engineering).</w:t>
      </w:r>
    </w:p>
    <w:p w14:paraId="7D8C40B7" w14:textId="77777777" w:rsidR="00762853" w:rsidRPr="00762853" w:rsidRDefault="00762853" w:rsidP="00762853">
      <w:pPr>
        <w:numPr>
          <w:ilvl w:val="1"/>
          <w:numId w:val="14"/>
        </w:numPr>
      </w:pPr>
      <w:r w:rsidRPr="00762853">
        <w:rPr>
          <w:b/>
          <w:bCs/>
        </w:rPr>
        <w:t>Compliance Review:</w:t>
      </w:r>
    </w:p>
    <w:p w14:paraId="089BB2D5" w14:textId="77777777" w:rsidR="00762853" w:rsidRPr="00762853" w:rsidRDefault="00762853" w:rsidP="00762853">
      <w:pPr>
        <w:numPr>
          <w:ilvl w:val="2"/>
          <w:numId w:val="14"/>
        </w:numPr>
      </w:pPr>
      <w:r w:rsidRPr="00762853">
        <w:rPr>
          <w:b/>
          <w:bCs/>
        </w:rPr>
        <w:t>State Contract Act:</w:t>
      </w:r>
      <w:r w:rsidRPr="00762853">
        <w:t> [D3] requires submission of security agreements and a security management plan, citing Art. 76 of the Enforcement Decree. This aligns with the regulation's intent for information security in state contracts.</w:t>
      </w:r>
    </w:p>
    <w:p w14:paraId="58283CB7" w14:textId="77777777" w:rsidR="00762853" w:rsidRPr="00762853" w:rsidRDefault="00762853" w:rsidP="00762853">
      <w:pPr>
        <w:numPr>
          <w:ilvl w:val="2"/>
          <w:numId w:val="14"/>
        </w:numPr>
      </w:pPr>
      <w:r w:rsidRPr="00762853">
        <w:rPr>
          <w:b/>
          <w:bCs/>
        </w:rPr>
        <w:lastRenderedPageBreak/>
        <w:t>Industrial Safety and Health Act:</w:t>
      </w:r>
      <w:r w:rsidRPr="00762853">
        <w:t> [D4] requires education completion before work entry and specifies penalties for violations. [D5] is a safety agreement. This shows an attempt to comply with safety regulations.</w:t>
      </w:r>
    </w:p>
    <w:p w14:paraId="1AAE202F" w14:textId="77777777" w:rsidR="00762853" w:rsidRPr="00762853" w:rsidRDefault="00762853" w:rsidP="00762853">
      <w:pPr>
        <w:numPr>
          <w:ilvl w:val="2"/>
          <w:numId w:val="14"/>
        </w:numPr>
      </w:pPr>
      <w:r w:rsidRPr="00762853">
        <w:rPr>
          <w:b/>
          <w:bCs/>
        </w:rPr>
        <w:t>Information Security:</w:t>
      </w:r>
      <w:r w:rsidRPr="00762853">
        <w:t> [D1], [D2] require individuals and representatives to sign security agreements. [D3] requires a security management plan.</w:t>
      </w:r>
    </w:p>
    <w:p w14:paraId="25156D8A" w14:textId="77777777" w:rsidR="00762853" w:rsidRPr="00762853" w:rsidRDefault="00762853" w:rsidP="00762853">
      <w:pPr>
        <w:numPr>
          <w:ilvl w:val="2"/>
          <w:numId w:val="14"/>
        </w:numPr>
      </w:pPr>
      <w:r w:rsidRPr="00762853">
        <w:rPr>
          <w:b/>
          <w:bCs/>
        </w:rPr>
        <w:t>Missing/Insufficient Info:</w:t>
      </w:r>
    </w:p>
    <w:p w14:paraId="4217FF08" w14:textId="77777777" w:rsidR="00762853" w:rsidRPr="00762853" w:rsidRDefault="00762853" w:rsidP="00762853">
      <w:pPr>
        <w:numPr>
          <w:ilvl w:val="3"/>
          <w:numId w:val="14"/>
        </w:numPr>
      </w:pPr>
      <w:r w:rsidRPr="00762853">
        <w:t xml:space="preserve">The prompt </w:t>
      </w:r>
      <w:proofErr w:type="gramStart"/>
      <w:r w:rsidRPr="00762853">
        <w:t>asks</w:t>
      </w:r>
      <w:proofErr w:type="gramEnd"/>
      <w:r w:rsidRPr="00762853">
        <w:t xml:space="preserve"> "What laws apply?" and "Are requirements complied with?".</w:t>
      </w:r>
    </w:p>
    <w:p w14:paraId="2D9F9CB7" w14:textId="77777777" w:rsidR="00762853" w:rsidRPr="00762853" w:rsidRDefault="00762853" w:rsidP="00762853">
      <w:pPr>
        <w:numPr>
          <w:ilvl w:val="3"/>
          <w:numId w:val="14"/>
        </w:numPr>
      </w:pPr>
      <w:r w:rsidRPr="00762853">
        <w:t>The documents show </w:t>
      </w:r>
      <w:r w:rsidRPr="00762853">
        <w:rPr>
          <w:i/>
          <w:iCs/>
        </w:rPr>
        <w:t>requirements</w:t>
      </w:r>
      <w:r w:rsidRPr="00762853">
        <w:t> for the contractor (agreements, plans).</w:t>
      </w:r>
    </w:p>
    <w:p w14:paraId="5F4BE4E8" w14:textId="77777777" w:rsidR="00762853" w:rsidRPr="00762853" w:rsidRDefault="00762853" w:rsidP="00762853">
      <w:pPr>
        <w:numPr>
          <w:ilvl w:val="3"/>
          <w:numId w:val="14"/>
        </w:numPr>
      </w:pPr>
      <w:r w:rsidRPr="00762853">
        <w:t>However, we don't see the </w:t>
      </w:r>
      <w:r w:rsidRPr="00762853">
        <w:rPr>
          <w:i/>
          <w:iCs/>
        </w:rPr>
        <w:t>actual</w:t>
      </w:r>
      <w:r w:rsidRPr="00762853">
        <w:t> contract content or the </w:t>
      </w:r>
      <w:r w:rsidRPr="00762853">
        <w:rPr>
          <w:i/>
          <w:iCs/>
        </w:rPr>
        <w:t>actual</w:t>
      </w:r>
      <w:r w:rsidRPr="00762853">
        <w:t> execution status. We only see the </w:t>
      </w:r>
      <w:r w:rsidRPr="00762853">
        <w:rPr>
          <w:i/>
          <w:iCs/>
        </w:rPr>
        <w:t>specifications</w:t>
      </w:r>
      <w:r w:rsidRPr="00762853">
        <w:t> (규격서) and </w:t>
      </w:r>
      <w:r w:rsidRPr="00762853">
        <w:rPr>
          <w:i/>
          <w:iCs/>
        </w:rPr>
        <w:t>forms</w:t>
      </w:r>
      <w:r w:rsidRPr="00762853">
        <w:t> (서약서).</w:t>
      </w:r>
    </w:p>
    <w:p w14:paraId="7D997C9B" w14:textId="77777777" w:rsidR="00762853" w:rsidRPr="00762853" w:rsidRDefault="00762853" w:rsidP="00762853">
      <w:pPr>
        <w:numPr>
          <w:ilvl w:val="3"/>
          <w:numId w:val="14"/>
        </w:numPr>
      </w:pPr>
      <w:r w:rsidRPr="00762853">
        <w:t>We cannot confirm if the contractor </w:t>
      </w:r>
      <w:proofErr w:type="gramStart"/>
      <w:r w:rsidRPr="00762853">
        <w:rPr>
          <w:i/>
          <w:iCs/>
        </w:rPr>
        <w:t>actually</w:t>
      </w:r>
      <w:r w:rsidRPr="00762853">
        <w:t> complied</w:t>
      </w:r>
      <w:proofErr w:type="gramEnd"/>
      <w:r w:rsidRPr="00762853">
        <w:t>, only if the document </w:t>
      </w:r>
      <w:r w:rsidRPr="00762853">
        <w:rPr>
          <w:i/>
          <w:iCs/>
        </w:rPr>
        <w:t>requires</w:t>
      </w:r>
      <w:r w:rsidRPr="00762853">
        <w:t> compliance.</w:t>
      </w:r>
    </w:p>
    <w:p w14:paraId="044E4ED5" w14:textId="77777777" w:rsidR="00762853" w:rsidRPr="00762853" w:rsidRDefault="00762853" w:rsidP="00762853">
      <w:pPr>
        <w:numPr>
          <w:ilvl w:val="3"/>
          <w:numId w:val="14"/>
        </w:numPr>
      </w:pPr>
      <w:r w:rsidRPr="00762853">
        <w:t>More importantly, regarding the specific laws mentioned in [R1]-[R5] (e.g., Construction Industry Basic Act, Software Promotion Act), the documents mention Safety and Security but don't explicitly detail compliance with </w:t>
      </w:r>
      <w:r w:rsidRPr="00762853">
        <w:rPr>
          <w:i/>
          <w:iCs/>
        </w:rPr>
        <w:t>all</w:t>
      </w:r>
      <w:r w:rsidRPr="00762853">
        <w:t> potential laws listed in the regulations (e.g., specific licensing requirements for the contractor are not visible in [D1]-[D5], only the agreement forms).</w:t>
      </w:r>
    </w:p>
    <w:p w14:paraId="4B32F30E" w14:textId="77777777" w:rsidR="00762853" w:rsidRPr="00762853" w:rsidRDefault="00762853" w:rsidP="00762853">
      <w:pPr>
        <w:numPr>
          <w:ilvl w:val="3"/>
          <w:numId w:val="14"/>
        </w:numPr>
      </w:pPr>
      <w:r w:rsidRPr="00762853">
        <w:t>[D3] mentions "State Contract Act Enforcement Decree Art. 76". This is a specific reference.</w:t>
      </w:r>
    </w:p>
    <w:p w14:paraId="7CA34A55" w14:textId="77777777" w:rsidR="00762853" w:rsidRPr="00762853" w:rsidRDefault="00762853" w:rsidP="00762853">
      <w:pPr>
        <w:numPr>
          <w:ilvl w:val="3"/>
          <w:numId w:val="14"/>
        </w:numPr>
      </w:pPr>
      <w:r w:rsidRPr="00762853">
        <w:t>[D4] mentions "Industrial Safety and Health Act".</w:t>
      </w:r>
    </w:p>
    <w:p w14:paraId="1F678E73" w14:textId="77777777" w:rsidR="00762853" w:rsidRPr="00762853" w:rsidRDefault="00762853" w:rsidP="00762853">
      <w:pPr>
        <w:numPr>
          <w:ilvl w:val="3"/>
          <w:numId w:val="14"/>
        </w:numPr>
      </w:pPr>
      <w:r w:rsidRPr="00762853">
        <w:t>Are there other laws? [R1] mentions Construction Industry Basic Act, etc. [D4] implies construction work (safety rules, entry ban).</w:t>
      </w:r>
    </w:p>
    <w:p w14:paraId="62D09716" w14:textId="77777777" w:rsidR="00762853" w:rsidRPr="00762853" w:rsidRDefault="00762853" w:rsidP="00762853">
      <w:pPr>
        <w:numPr>
          <w:ilvl w:val="3"/>
          <w:numId w:val="14"/>
        </w:numPr>
      </w:pPr>
      <w:r w:rsidRPr="00762853">
        <w:t xml:space="preserve">Is the project type defined? "방재방송설비 구매" (Disaster Broadcasting Equipment Purchase). This could be a purchase contract or a construction/installation contract. [D4] talks about </w:t>
      </w:r>
      <w:r w:rsidRPr="00762853">
        <w:lastRenderedPageBreak/>
        <w:t>"work entry" (작업 투입), suggesting installation/construction.</w:t>
      </w:r>
    </w:p>
    <w:p w14:paraId="77410181" w14:textId="77777777" w:rsidR="00762853" w:rsidRPr="00762853" w:rsidRDefault="00762853" w:rsidP="00762853">
      <w:pPr>
        <w:numPr>
          <w:ilvl w:val="3"/>
          <w:numId w:val="14"/>
        </w:numPr>
      </w:pPr>
      <w:r w:rsidRPr="00762853">
        <w:rPr>
          <w:b/>
          <w:bCs/>
        </w:rPr>
        <w:t>Critical Gap:</w:t>
      </w:r>
      <w:r w:rsidRPr="00762853">
        <w:t> The provided documents are </w:t>
      </w:r>
      <w:r w:rsidRPr="00762853">
        <w:rPr>
          <w:i/>
          <w:iCs/>
        </w:rPr>
        <w:t>specifications</w:t>
      </w:r>
      <w:r w:rsidRPr="00762853">
        <w:t> and </w:t>
      </w:r>
      <w:r w:rsidRPr="00762853">
        <w:rPr>
          <w:i/>
          <w:iCs/>
        </w:rPr>
        <w:t>agreement forms</w:t>
      </w:r>
      <w:r w:rsidRPr="00762853">
        <w:t>. They do not show the </w:t>
      </w:r>
      <w:r w:rsidRPr="00762853">
        <w:rPr>
          <w:i/>
          <w:iCs/>
        </w:rPr>
        <w:t>contractor's qualifications</w:t>
      </w:r>
      <w:r w:rsidRPr="00762853">
        <w:t> (e.g., licenses under Construction Industry Basic Act mentioned in [R1]) or the </w:t>
      </w:r>
      <w:r w:rsidRPr="00762853">
        <w:rPr>
          <w:i/>
          <w:iCs/>
        </w:rPr>
        <w:t>actual execution</w:t>
      </w:r>
      <w:r w:rsidRPr="00762853">
        <w:t> of the safety/security measures. We can only judge if the </w:t>
      </w:r>
      <w:r w:rsidRPr="00762853">
        <w:rPr>
          <w:i/>
          <w:iCs/>
        </w:rPr>
        <w:t>document requirements</w:t>
      </w:r>
      <w:r w:rsidRPr="00762853">
        <w:t> align with the </w:t>
      </w:r>
      <w:r w:rsidRPr="00762853">
        <w:rPr>
          <w:i/>
          <w:iCs/>
        </w:rPr>
        <w:t>regulations</w:t>
      </w:r>
      <w:r w:rsidRPr="00762853">
        <w:t>.</w:t>
      </w:r>
    </w:p>
    <w:p w14:paraId="13E39BE4" w14:textId="77777777" w:rsidR="00762853" w:rsidRPr="00762853" w:rsidRDefault="00762853" w:rsidP="00762853">
      <w:pPr>
        <w:numPr>
          <w:ilvl w:val="3"/>
          <w:numId w:val="14"/>
        </w:numPr>
      </w:pPr>
      <w:r w:rsidRPr="00762853">
        <w:t>The prompt asks to judge "compliance" (준수 여부). Since we only have the </w:t>
      </w:r>
      <w:r w:rsidRPr="00762853">
        <w:rPr>
          <w:i/>
          <w:iCs/>
        </w:rPr>
        <w:t>rules</w:t>
      </w:r>
      <w:r w:rsidRPr="00762853">
        <w:t> in the document, not the </w:t>
      </w:r>
      <w:r w:rsidRPr="00762853">
        <w:rPr>
          <w:i/>
          <w:iCs/>
        </w:rPr>
        <w:t>performance</w:t>
      </w:r>
      <w:r w:rsidRPr="00762853">
        <w:t>, we can only judge if the document </w:t>
      </w:r>
      <w:r w:rsidRPr="00762853">
        <w:rPr>
          <w:i/>
          <w:iCs/>
        </w:rPr>
        <w:t>mandates</w:t>
      </w:r>
      <w:r w:rsidRPr="00762853">
        <w:t> compliance appropriately.</w:t>
      </w:r>
    </w:p>
    <w:p w14:paraId="1DE02E35" w14:textId="77777777" w:rsidR="00762853" w:rsidRPr="00762853" w:rsidRDefault="00762853" w:rsidP="00762853">
      <w:pPr>
        <w:numPr>
          <w:ilvl w:val="3"/>
          <w:numId w:val="14"/>
        </w:numPr>
      </w:pPr>
      <w:r w:rsidRPr="00762853">
        <w:t xml:space="preserve">However, the instruction </w:t>
      </w:r>
      <w:proofErr w:type="gramStart"/>
      <w:r w:rsidRPr="00762853">
        <w:t>says</w:t>
      </w:r>
      <w:proofErr w:type="gramEnd"/>
      <w:r w:rsidRPr="00762853">
        <w:t xml:space="preserve"> "Use only provided regulation and document evidence".</w:t>
      </w:r>
    </w:p>
    <w:p w14:paraId="3C595975" w14:textId="77777777" w:rsidR="00762853" w:rsidRPr="00762853" w:rsidRDefault="00762853" w:rsidP="00762853">
      <w:pPr>
        <w:numPr>
          <w:ilvl w:val="3"/>
          <w:numId w:val="14"/>
        </w:numPr>
      </w:pPr>
      <w:r w:rsidRPr="00762853">
        <w:t>Regulation [R1] lists eligible entities. Document [D1]-[D5] does not show the entity's eligibility (licenses).</w:t>
      </w:r>
    </w:p>
    <w:p w14:paraId="4AC9ABCE" w14:textId="77777777" w:rsidR="00762853" w:rsidRPr="00762853" w:rsidRDefault="00762853" w:rsidP="00762853">
      <w:pPr>
        <w:numPr>
          <w:ilvl w:val="3"/>
          <w:numId w:val="14"/>
        </w:numPr>
      </w:pPr>
      <w:r w:rsidRPr="00762853">
        <w:t>Regulation [R2]-[R5] lists project types. Document title suggests equipment purchase.</w:t>
      </w:r>
    </w:p>
    <w:p w14:paraId="35D0D08F" w14:textId="77777777" w:rsidR="00762853" w:rsidRPr="00762853" w:rsidRDefault="00762853" w:rsidP="00762853">
      <w:pPr>
        <w:numPr>
          <w:ilvl w:val="3"/>
          <w:numId w:val="14"/>
        </w:numPr>
      </w:pPr>
      <w:r w:rsidRPr="00762853">
        <w:t>Regulation [D3] cites State Contract Act Art. 76. This is a strong link.</w:t>
      </w:r>
    </w:p>
    <w:p w14:paraId="26DDC5CF" w14:textId="77777777" w:rsidR="00762853" w:rsidRPr="00762853" w:rsidRDefault="00762853" w:rsidP="00762853">
      <w:pPr>
        <w:numPr>
          <w:ilvl w:val="3"/>
          <w:numId w:val="14"/>
        </w:numPr>
      </w:pPr>
      <w:r w:rsidRPr="00762853">
        <w:t>Regulation [D4] cites Industrial Safety and Health Act. This is a strong link.</w:t>
      </w:r>
    </w:p>
    <w:p w14:paraId="24FA5118" w14:textId="77777777" w:rsidR="00762853" w:rsidRPr="00762853" w:rsidRDefault="00762853" w:rsidP="00762853">
      <w:pPr>
        <w:numPr>
          <w:ilvl w:val="3"/>
          <w:numId w:val="14"/>
        </w:numPr>
      </w:pPr>
      <w:r w:rsidRPr="00762853">
        <w:rPr>
          <w:b/>
          <w:bCs/>
        </w:rPr>
        <w:t>Judgment:</w:t>
      </w:r>
      <w:r w:rsidRPr="00762853">
        <w:t> The documents </w:t>
      </w:r>
      <w:r w:rsidRPr="00762853">
        <w:rPr>
          <w:i/>
          <w:iCs/>
        </w:rPr>
        <w:t>require</w:t>
      </w:r>
      <w:r w:rsidRPr="00762853">
        <w:t> compliance with the cited laws (State Contract Act, Industrial Safety and Health Act). However, we cannot verify if the </w:t>
      </w:r>
      <w:r w:rsidRPr="00762853">
        <w:rPr>
          <w:i/>
          <w:iCs/>
        </w:rPr>
        <w:t>contractor</w:t>
      </w:r>
      <w:r w:rsidRPr="00762853">
        <w:t> </w:t>
      </w:r>
      <w:proofErr w:type="gramStart"/>
      <w:r w:rsidRPr="00762853">
        <w:t>actually complies</w:t>
      </w:r>
      <w:proofErr w:type="gramEnd"/>
      <w:r w:rsidRPr="00762853">
        <w:t xml:space="preserve"> or if the </w:t>
      </w:r>
      <w:r w:rsidRPr="00762853">
        <w:rPr>
          <w:i/>
          <w:iCs/>
        </w:rPr>
        <w:t>project type</w:t>
      </w:r>
      <w:r w:rsidRPr="00762853">
        <w:t> fully matches all regulatory scopes (e.g., is it a construction project requiring specific licenses under [R1]?).</w:t>
      </w:r>
    </w:p>
    <w:p w14:paraId="3205D6B8" w14:textId="77777777" w:rsidR="00762853" w:rsidRPr="00762853" w:rsidRDefault="00762853" w:rsidP="00762853">
      <w:pPr>
        <w:numPr>
          <w:ilvl w:val="3"/>
          <w:numId w:val="14"/>
        </w:numPr>
      </w:pPr>
      <w:r w:rsidRPr="00762853">
        <w:t>Given the instruction "If evidence is insufficient... judge as 'Additional Confirmation Needed'", I need to be careful.</w:t>
      </w:r>
    </w:p>
    <w:p w14:paraId="250B11E2" w14:textId="77777777" w:rsidR="00762853" w:rsidRPr="00762853" w:rsidRDefault="00762853" w:rsidP="00762853">
      <w:pPr>
        <w:numPr>
          <w:ilvl w:val="3"/>
          <w:numId w:val="14"/>
        </w:numPr>
      </w:pPr>
      <w:r w:rsidRPr="00762853">
        <w:t>Can I confirm the laws apply? Yes, based on [D3] and [D4] explicit references.</w:t>
      </w:r>
    </w:p>
    <w:p w14:paraId="34B9D80E" w14:textId="77777777" w:rsidR="00762853" w:rsidRPr="00762853" w:rsidRDefault="00762853" w:rsidP="00762853">
      <w:pPr>
        <w:numPr>
          <w:ilvl w:val="3"/>
          <w:numId w:val="14"/>
        </w:numPr>
      </w:pPr>
      <w:r w:rsidRPr="00762853">
        <w:lastRenderedPageBreak/>
        <w:t>Can I confirm compliance? The documents </w:t>
      </w:r>
      <w:r w:rsidRPr="00762853">
        <w:rPr>
          <w:i/>
          <w:iCs/>
        </w:rPr>
        <w:t>require</w:t>
      </w:r>
      <w:r w:rsidRPr="00762853">
        <w:t> it. But do they </w:t>
      </w:r>
      <w:r w:rsidRPr="00762853">
        <w:rPr>
          <w:i/>
          <w:iCs/>
        </w:rPr>
        <w:t>ensure</w:t>
      </w:r>
      <w:r w:rsidRPr="00762853">
        <w:t xml:space="preserve"> it? The documents set the rules. The question </w:t>
      </w:r>
      <w:proofErr w:type="gramStart"/>
      <w:r w:rsidRPr="00762853">
        <w:t>asks</w:t>
      </w:r>
      <w:proofErr w:type="gramEnd"/>
      <w:r w:rsidRPr="00762853">
        <w:t xml:space="preserve"> "Are the requirements... appropriately complied with?" (적절하게 준수하고 있는지 검토). Usually, this means "Does the document reflect the legal requirements correctly?" or "Is the project compliant?". Since I am an AI analyzing the </w:t>
      </w:r>
      <w:r w:rsidRPr="00762853">
        <w:rPr>
          <w:i/>
          <w:iCs/>
        </w:rPr>
        <w:t>document</w:t>
      </w:r>
      <w:r w:rsidRPr="00762853">
        <w:t>, I should judge if the </w:t>
      </w:r>
      <w:r w:rsidRPr="00762853">
        <w:rPr>
          <w:i/>
          <w:iCs/>
        </w:rPr>
        <w:t>document</w:t>
      </w:r>
      <w:r w:rsidRPr="00762853">
        <w:t> mandates compliance correctly.</w:t>
      </w:r>
    </w:p>
    <w:p w14:paraId="58A25977" w14:textId="77777777" w:rsidR="00762853" w:rsidRPr="00762853" w:rsidRDefault="00762853" w:rsidP="00762853">
      <w:pPr>
        <w:numPr>
          <w:ilvl w:val="3"/>
          <w:numId w:val="14"/>
        </w:numPr>
      </w:pPr>
    </w:p>
    <w:p w14:paraId="674F15E6" w14:textId="77777777" w:rsidR="00762853" w:rsidRPr="00762853" w:rsidRDefault="00762853" w:rsidP="00762853">
      <w:pPr>
        <w:rPr>
          <w:b/>
          <w:bCs/>
        </w:rPr>
      </w:pPr>
      <w:r w:rsidRPr="00762853">
        <w:rPr>
          <w:b/>
          <w:bCs/>
        </w:rPr>
        <w:t>Regulation Evidence</w:t>
      </w:r>
    </w:p>
    <w:p w14:paraId="6008196E" w14:textId="77777777" w:rsidR="00762853" w:rsidRPr="00762853" w:rsidRDefault="00762853" w:rsidP="00762853">
      <w:r w:rsidRPr="00762853">
        <w:t>[R1] guidelines/</w:t>
      </w:r>
      <w:proofErr w:type="spellStart"/>
      <w:r w:rsidRPr="00762853">
        <w:t>국가를당사자로하는계약에관한법률시행령</w:t>
      </w:r>
      <w:proofErr w:type="spellEnd"/>
      <w:r w:rsidRPr="00762853">
        <w:t xml:space="preserve">_20260102.pdf | page 21 | retrieve=0.6113 | </w:t>
      </w:r>
      <w:proofErr w:type="spellStart"/>
      <w:r w:rsidRPr="00762853">
        <w:t>rerank</w:t>
      </w:r>
      <w:proofErr w:type="spellEnd"/>
      <w:r w:rsidRPr="00762853">
        <w:t>=0.0128</w:t>
      </w:r>
    </w:p>
    <w:p w14:paraId="31C47AFC" w14:textId="77777777" w:rsidR="00762853" w:rsidRPr="00762853" w:rsidRDefault="00762853" w:rsidP="00762853">
      <w:r w:rsidRPr="00762853">
        <w:t>[R2] guidelines/</w:t>
      </w:r>
      <w:proofErr w:type="spellStart"/>
      <w:r w:rsidRPr="00762853">
        <w:t>국가를당사자로하는계약에관한법률시행령</w:t>
      </w:r>
      <w:proofErr w:type="spellEnd"/>
      <w:r w:rsidRPr="00762853">
        <w:t xml:space="preserve">_20260102.pdf | page 23 | retrieve=0.5810 | </w:t>
      </w:r>
      <w:proofErr w:type="spellStart"/>
      <w:r w:rsidRPr="00762853">
        <w:t>rerank</w:t>
      </w:r>
      <w:proofErr w:type="spellEnd"/>
      <w:r w:rsidRPr="00762853">
        <w:t>=0.0083</w:t>
      </w:r>
    </w:p>
    <w:p w14:paraId="59AEF035" w14:textId="77777777" w:rsidR="00762853" w:rsidRPr="00762853" w:rsidRDefault="00762853" w:rsidP="00762853">
      <w:r w:rsidRPr="00762853">
        <w:t xml:space="preserve">[R3] guidelines/KHNP_계약규정시행세칙_54차_20251002.pdf | page 45 | retrieve=0.5935 | </w:t>
      </w:r>
      <w:proofErr w:type="spellStart"/>
      <w:r w:rsidRPr="00762853">
        <w:t>rerank</w:t>
      </w:r>
      <w:proofErr w:type="spellEnd"/>
      <w:r w:rsidRPr="00762853">
        <w:t>=0.0078</w:t>
      </w:r>
    </w:p>
    <w:p w14:paraId="27421937" w14:textId="77777777" w:rsidR="00762853" w:rsidRPr="00762853" w:rsidRDefault="00762853" w:rsidP="00762853">
      <w:r w:rsidRPr="00762853">
        <w:t xml:space="preserve">[R4] guidelines/KHNP_계약규정시행세칙_54차_20251002.pdf | page 35 | retrieve=0.5888 | </w:t>
      </w:r>
      <w:proofErr w:type="spellStart"/>
      <w:r w:rsidRPr="00762853">
        <w:t>rerank</w:t>
      </w:r>
      <w:proofErr w:type="spellEnd"/>
      <w:r w:rsidRPr="00762853">
        <w:t>=0.0061</w:t>
      </w:r>
    </w:p>
    <w:p w14:paraId="2DCE2567" w14:textId="77777777" w:rsidR="00762853" w:rsidRPr="00762853" w:rsidRDefault="00762853" w:rsidP="00762853">
      <w:r w:rsidRPr="00762853">
        <w:t>[R5] guidelines/</w:t>
      </w:r>
      <w:proofErr w:type="spellStart"/>
      <w:r w:rsidRPr="00762853">
        <w:t>소프트웨어진흥법시행령</w:t>
      </w:r>
      <w:proofErr w:type="spellEnd"/>
      <w:r w:rsidRPr="00762853">
        <w:t xml:space="preserve">_20260102.pdf | page 17 | retrieve=0.6104 | </w:t>
      </w:r>
      <w:proofErr w:type="spellStart"/>
      <w:r w:rsidRPr="00762853">
        <w:t>rerank</w:t>
      </w:r>
      <w:proofErr w:type="spellEnd"/>
      <w:r w:rsidRPr="00762853">
        <w:t>=0.0052</w:t>
      </w:r>
    </w:p>
    <w:p w14:paraId="587DB2C3" w14:textId="77777777" w:rsidR="00762853" w:rsidRPr="00762853" w:rsidRDefault="00762853" w:rsidP="00762853">
      <w:pPr>
        <w:rPr>
          <w:b/>
          <w:bCs/>
        </w:rPr>
      </w:pPr>
      <w:r w:rsidRPr="00762853">
        <w:rPr>
          <w:b/>
          <w:bCs/>
        </w:rPr>
        <w:t>Document Evidence</w:t>
      </w:r>
    </w:p>
    <w:p w14:paraId="693FD494" w14:textId="77777777" w:rsidR="00762853" w:rsidRPr="00762853" w:rsidRDefault="00762853" w:rsidP="00762853">
      <w:r w:rsidRPr="00762853">
        <w:t xml:space="preserve">[D1] 고리본부 방재방송설비 구매규격서.pdf | page 25 | retrieve=0.5495 | </w:t>
      </w:r>
      <w:proofErr w:type="spellStart"/>
      <w:r w:rsidRPr="00762853">
        <w:t>rerank</w:t>
      </w:r>
      <w:proofErr w:type="spellEnd"/>
      <w:r w:rsidRPr="00762853">
        <w:t>=0.0185</w:t>
      </w:r>
    </w:p>
    <w:p w14:paraId="282796E4" w14:textId="52D80E65" w:rsidR="00762853" w:rsidRPr="00762853" w:rsidRDefault="00762853" w:rsidP="00762853">
      <w:pPr>
        <w:rPr>
          <w:rFonts w:hint="eastAsia"/>
        </w:rPr>
      </w:pPr>
      <w:r w:rsidRPr="00762853">
        <w:t xml:space="preserve">[D2] 고리본부 방재방송설비 구매규격서.pdf | page 26 | retrieve=0.5508 | </w:t>
      </w:r>
      <w:proofErr w:type="spellStart"/>
      <w:r w:rsidRPr="00762853">
        <w:t>rerank</w:t>
      </w:r>
      <w:proofErr w:type="spellEnd"/>
      <w:r w:rsidRPr="00762853">
        <w:t>=0.0169</w:t>
      </w:r>
    </w:p>
    <w:p w14:paraId="11D47928" w14:textId="77777777" w:rsidR="00762853" w:rsidRPr="00762853" w:rsidRDefault="00762853" w:rsidP="00762853">
      <w:r w:rsidRPr="00762853">
        <w:t xml:space="preserve">[D3] 고리본부 방재방송설비 구매규격서.pdf | page 4 | retrieve=0.5417 | </w:t>
      </w:r>
      <w:proofErr w:type="spellStart"/>
      <w:r w:rsidRPr="00762853">
        <w:t>rerank</w:t>
      </w:r>
      <w:proofErr w:type="spellEnd"/>
      <w:r w:rsidRPr="00762853">
        <w:t>=0.0032</w:t>
      </w:r>
    </w:p>
    <w:p w14:paraId="1F389C38" w14:textId="77777777" w:rsidR="00762853" w:rsidRPr="00762853" w:rsidRDefault="00762853" w:rsidP="00762853">
      <w:r w:rsidRPr="00762853">
        <w:t xml:space="preserve">[D4] 고리본부 방재방송설비 구매규격서.pdf | page 39 | retrieve=0.5157 | </w:t>
      </w:r>
      <w:proofErr w:type="spellStart"/>
      <w:r w:rsidRPr="00762853">
        <w:t>rerank</w:t>
      </w:r>
      <w:proofErr w:type="spellEnd"/>
      <w:r w:rsidRPr="00762853">
        <w:t>=0.0020</w:t>
      </w:r>
    </w:p>
    <w:p w14:paraId="59CDDC05" w14:textId="77777777" w:rsidR="00762853" w:rsidRPr="00762853" w:rsidRDefault="00762853" w:rsidP="00762853">
      <w:r w:rsidRPr="00762853">
        <w:t xml:space="preserve">[D5] 고리본부 방재방송설비 구매규격서.pdf | page 38 | retrieve=0.5545 | </w:t>
      </w:r>
      <w:proofErr w:type="spellStart"/>
      <w:r w:rsidRPr="00762853">
        <w:t>rerank</w:t>
      </w:r>
      <w:proofErr w:type="spellEnd"/>
      <w:r w:rsidRPr="00762853">
        <w:t>=0.0016</w:t>
      </w:r>
    </w:p>
    <w:p w14:paraId="649CA24E" w14:textId="77777777" w:rsidR="00712051" w:rsidRPr="00762853" w:rsidRDefault="00712051"/>
    <w:p w14:paraId="58404AB7" w14:textId="77777777" w:rsidR="00712051" w:rsidRDefault="00712051"/>
    <w:p w14:paraId="6968CCE6" w14:textId="77777777" w:rsidR="00712051" w:rsidRDefault="00712051"/>
    <w:p w14:paraId="1CFFEDD2" w14:textId="77777777" w:rsidR="00762853" w:rsidRDefault="00762853"/>
    <w:p w14:paraId="144DD030" w14:textId="77777777" w:rsidR="00762853" w:rsidRDefault="00762853"/>
    <w:p w14:paraId="77C4D3DE" w14:textId="77777777" w:rsidR="00762853" w:rsidRDefault="00762853"/>
    <w:p w14:paraId="36F0781E" w14:textId="77777777" w:rsidR="00762853" w:rsidRDefault="00762853"/>
    <w:p w14:paraId="473C9DCF" w14:textId="0941CE59" w:rsidR="00762853" w:rsidRDefault="00762853" w:rsidP="00762853">
      <w:pPr>
        <w:widowControl/>
        <w:wordWrap/>
        <w:autoSpaceDE/>
        <w:autoSpaceDN/>
        <w:rPr>
          <w:rFonts w:hint="eastAsia"/>
        </w:rPr>
      </w:pPr>
      <w:r>
        <w:rPr>
          <w:rFonts w:hint="eastAsia"/>
        </w:rPr>
        <w:t>Qwen3.5-</w:t>
      </w:r>
      <w:r>
        <w:rPr>
          <w:rFonts w:hint="eastAsia"/>
        </w:rPr>
        <w:t>9b</w:t>
      </w:r>
    </w:p>
    <w:p w14:paraId="7B7EDF58" w14:textId="77777777" w:rsidR="00762853" w:rsidRDefault="00762853" w:rsidP="00762853">
      <w:r>
        <w:t>L</w:t>
      </w:r>
      <w:r>
        <w:rPr>
          <w:rFonts w:hint="eastAsia"/>
        </w:rPr>
        <w:t xml:space="preserve">ocal + </w:t>
      </w:r>
      <w:proofErr w:type="spellStart"/>
      <w:r>
        <w:rPr>
          <w:rFonts w:hint="eastAsia"/>
        </w:rPr>
        <w:t>mcp</w:t>
      </w:r>
      <w:proofErr w:type="spellEnd"/>
    </w:p>
    <w:p w14:paraId="08C00B12" w14:textId="77777777" w:rsidR="003343DC" w:rsidRPr="003343DC" w:rsidRDefault="003343DC" w:rsidP="003343DC">
      <w:pPr>
        <w:rPr>
          <w:b/>
          <w:bCs/>
        </w:rPr>
      </w:pPr>
      <w:r w:rsidRPr="003343DC">
        <w:rPr>
          <w:b/>
          <w:bCs/>
        </w:rPr>
        <w:t>Compliance Review</w:t>
      </w:r>
    </w:p>
    <w:p w14:paraId="4A75598D" w14:textId="77777777" w:rsidR="003343DC" w:rsidRPr="003343DC" w:rsidRDefault="003343DC" w:rsidP="003343DC">
      <w:r w:rsidRPr="003343DC">
        <w:t>The user wants me to act as an AI analyst reviewing public procurement documents for compliance. I need to determine if the provided documents comply with the regulations based </w:t>
      </w:r>
      <w:r w:rsidRPr="003343DC">
        <w:rPr>
          <w:i/>
          <w:iCs/>
        </w:rPr>
        <w:t>only</w:t>
      </w:r>
      <w:r w:rsidRPr="003343DC">
        <w:t> on the provided regulation basis and document basis. If the evidence is insufficient or conflicting, I must judge it as 추가 확인 필요 (Additional Confirmation Required). I need to cite regulations as [R1], [R2], etc., and documents as [D1], [D2], etc. I must follow the specific output format:</w:t>
      </w:r>
    </w:p>
    <w:p w14:paraId="12F94FEA" w14:textId="77777777" w:rsidR="003343DC" w:rsidRPr="003343DC" w:rsidRDefault="003343DC" w:rsidP="003343DC">
      <w:pPr>
        <w:numPr>
          <w:ilvl w:val="0"/>
          <w:numId w:val="17"/>
        </w:numPr>
        <w:rPr>
          <w:b/>
          <w:bCs/>
        </w:rPr>
      </w:pPr>
      <w:r w:rsidRPr="003343DC">
        <w:rPr>
          <w:b/>
          <w:bCs/>
        </w:rPr>
        <w:t>준수 판단 (Compliance Judgment)</w:t>
      </w:r>
    </w:p>
    <w:p w14:paraId="017B87BF" w14:textId="77777777" w:rsidR="003343DC" w:rsidRPr="003343DC" w:rsidRDefault="003343DC" w:rsidP="003343DC">
      <w:pPr>
        <w:numPr>
          <w:ilvl w:val="0"/>
          <w:numId w:val="17"/>
        </w:numPr>
        <w:rPr>
          <w:b/>
          <w:bCs/>
        </w:rPr>
      </w:pPr>
      <w:r w:rsidRPr="003343DC">
        <w:rPr>
          <w:b/>
          <w:bCs/>
        </w:rPr>
        <w:t>핵심 근거 (Core Basis)</w:t>
      </w:r>
    </w:p>
    <w:p w14:paraId="7B1365A7" w14:textId="77777777" w:rsidR="003343DC" w:rsidRPr="003343DC" w:rsidRDefault="003343DC" w:rsidP="003343DC">
      <w:pPr>
        <w:numPr>
          <w:ilvl w:val="0"/>
          <w:numId w:val="17"/>
        </w:numPr>
        <w:rPr>
          <w:b/>
          <w:bCs/>
        </w:rPr>
      </w:pPr>
      <w:r w:rsidRPr="003343DC">
        <w:rPr>
          <w:b/>
          <w:bCs/>
        </w:rPr>
        <w:t>판단 근거 (Judgment Basis)</w:t>
      </w:r>
    </w:p>
    <w:p w14:paraId="322FAB82" w14:textId="77777777" w:rsidR="003343DC" w:rsidRPr="003343DC" w:rsidRDefault="003343DC" w:rsidP="003343DC">
      <w:pPr>
        <w:numPr>
          <w:ilvl w:val="0"/>
          <w:numId w:val="17"/>
        </w:numPr>
        <w:rPr>
          <w:b/>
          <w:bCs/>
        </w:rPr>
      </w:pPr>
      <w:r w:rsidRPr="003343DC">
        <w:rPr>
          <w:b/>
          <w:bCs/>
        </w:rPr>
        <w:t>추가 확인 필요사항 (Additional Confirmation Items)</w:t>
      </w:r>
    </w:p>
    <w:p w14:paraId="69D3788F" w14:textId="77777777" w:rsidR="003343DC" w:rsidRPr="003343DC" w:rsidRDefault="003343DC" w:rsidP="003343DC">
      <w:r w:rsidRPr="003343DC">
        <w:rPr>
          <w:b/>
          <w:bCs/>
        </w:rPr>
        <w:t>Question:</w:t>
      </w:r>
      <w:r w:rsidRPr="003343DC">
        <w:t> What laws apply to this project? Also, review whether the requirements required by the applicable laws are properly complied with.</w:t>
      </w:r>
    </w:p>
    <w:p w14:paraId="70C4FA16" w14:textId="77777777" w:rsidR="003343DC" w:rsidRPr="003343DC" w:rsidRDefault="003343DC" w:rsidP="003343DC">
      <w:r w:rsidRPr="003343DC">
        <w:rPr>
          <w:b/>
          <w:bCs/>
        </w:rPr>
        <w:t>Provided Regulation Basis:</w:t>
      </w:r>
    </w:p>
    <w:p w14:paraId="4FBB0CA9" w14:textId="77777777" w:rsidR="003343DC" w:rsidRPr="003343DC" w:rsidRDefault="003343DC" w:rsidP="003343DC">
      <w:pPr>
        <w:numPr>
          <w:ilvl w:val="0"/>
          <w:numId w:val="18"/>
        </w:numPr>
      </w:pPr>
      <w:r w:rsidRPr="003343DC">
        <w:t>[R1] National Contract Law Implementation Decree (Page 21): Lists entities eligible for contracts (Cooperatives, Construction Industry Basic Law, etc.).</w:t>
      </w:r>
    </w:p>
    <w:p w14:paraId="55E1942C" w14:textId="77777777" w:rsidR="003343DC" w:rsidRPr="003343DC" w:rsidRDefault="003343DC" w:rsidP="003343DC">
      <w:pPr>
        <w:numPr>
          <w:ilvl w:val="0"/>
          <w:numId w:val="18"/>
        </w:numPr>
      </w:pPr>
      <w:r w:rsidRPr="003343DC">
        <w:t xml:space="preserve">[R2] National Contract Law Implementation Decree (Page 23): </w:t>
      </w:r>
      <w:proofErr w:type="gramStart"/>
      <w:r w:rsidRPr="003343DC">
        <w:t>Lists</w:t>
      </w:r>
      <w:proofErr w:type="gramEnd"/>
      <w:r w:rsidRPr="003343DC">
        <w:t xml:space="preserve"> types of projects (IT, Design, Culture, Science, etc.).</w:t>
      </w:r>
    </w:p>
    <w:p w14:paraId="49FE4196" w14:textId="77777777" w:rsidR="003343DC" w:rsidRPr="003343DC" w:rsidRDefault="003343DC" w:rsidP="003343DC">
      <w:pPr>
        <w:numPr>
          <w:ilvl w:val="0"/>
          <w:numId w:val="18"/>
        </w:numPr>
      </w:pPr>
      <w:r w:rsidRPr="003343DC">
        <w:t xml:space="preserve">[R3] KHNP Contract Regulation Implementation Rules (Page 45): Lists specific projects </w:t>
      </w:r>
      <w:r w:rsidRPr="003343DC">
        <w:lastRenderedPageBreak/>
        <w:t>eligible for negotiation contracts (Engineering, IT, Info Comm, Design, Culture, Science).</w:t>
      </w:r>
    </w:p>
    <w:p w14:paraId="3A26FD05" w14:textId="77777777" w:rsidR="003343DC" w:rsidRPr="003343DC" w:rsidRDefault="003343DC" w:rsidP="003343DC">
      <w:pPr>
        <w:numPr>
          <w:ilvl w:val="0"/>
          <w:numId w:val="18"/>
        </w:numPr>
      </w:pPr>
      <w:r w:rsidRPr="003343DC">
        <w:t>[R4] KHNP Contract Regulation Implementation Rules (Page 35): Lists projects eligible for special consideration (Low carbon, etc.).</w:t>
      </w:r>
    </w:p>
    <w:p w14:paraId="04C58761" w14:textId="77777777" w:rsidR="003343DC" w:rsidRPr="003343DC" w:rsidRDefault="003343DC" w:rsidP="003343DC">
      <w:pPr>
        <w:numPr>
          <w:ilvl w:val="0"/>
          <w:numId w:val="18"/>
        </w:numPr>
      </w:pPr>
      <w:r w:rsidRPr="003343DC">
        <w:t>[R5] Software Promotion Act Implementation Decree (Page 17): Defines software-related projects.</w:t>
      </w:r>
    </w:p>
    <w:p w14:paraId="28E7508F" w14:textId="77777777" w:rsidR="003343DC" w:rsidRPr="003343DC" w:rsidRDefault="003343DC" w:rsidP="003343DC">
      <w:r w:rsidRPr="003343DC">
        <w:rPr>
          <w:b/>
          <w:bCs/>
        </w:rPr>
        <w:t>Provided Document Basis:</w:t>
      </w:r>
    </w:p>
    <w:p w14:paraId="4D0A39E4" w14:textId="77777777" w:rsidR="003343DC" w:rsidRPr="003343DC" w:rsidRDefault="003343DC" w:rsidP="003343DC">
      <w:pPr>
        <w:numPr>
          <w:ilvl w:val="0"/>
          <w:numId w:val="19"/>
        </w:numPr>
      </w:pPr>
      <w:r w:rsidRPr="003343DC">
        <w:t>[D1] Security Oath (Individual) - Page 25.</w:t>
      </w:r>
    </w:p>
    <w:p w14:paraId="1C5BC5A8" w14:textId="77777777" w:rsidR="003343DC" w:rsidRPr="003343DC" w:rsidRDefault="003343DC" w:rsidP="003343DC">
      <w:pPr>
        <w:numPr>
          <w:ilvl w:val="0"/>
          <w:numId w:val="19"/>
        </w:numPr>
      </w:pPr>
      <w:r w:rsidRPr="003343DC">
        <w:t>[D2] Security Oath (Representative) - Page 26.</w:t>
      </w:r>
    </w:p>
    <w:p w14:paraId="07BA921B" w14:textId="77777777" w:rsidR="003343DC" w:rsidRPr="003343DC" w:rsidRDefault="003343DC" w:rsidP="003343DC">
      <w:pPr>
        <w:numPr>
          <w:ilvl w:val="0"/>
          <w:numId w:val="19"/>
        </w:numPr>
      </w:pPr>
      <w:r w:rsidRPr="003343DC">
        <w:t>[D3] Security Policy/Plan requirements - Page 4.</w:t>
      </w:r>
    </w:p>
    <w:p w14:paraId="1B83C1A5" w14:textId="77777777" w:rsidR="003343DC" w:rsidRPr="003343DC" w:rsidRDefault="003343DC" w:rsidP="003343DC">
      <w:pPr>
        <w:numPr>
          <w:ilvl w:val="0"/>
          <w:numId w:val="19"/>
        </w:numPr>
      </w:pPr>
      <w:r w:rsidRPr="003343DC">
        <w:t>[D4] Safety Rules/Penalties - Page 39.</w:t>
      </w:r>
    </w:p>
    <w:p w14:paraId="28A89462" w14:textId="77777777" w:rsidR="003343DC" w:rsidRPr="003343DC" w:rsidRDefault="003343DC" w:rsidP="003343DC">
      <w:pPr>
        <w:numPr>
          <w:ilvl w:val="0"/>
          <w:numId w:val="19"/>
        </w:numPr>
      </w:pPr>
      <w:r w:rsidRPr="003343DC">
        <w:t>[D5] Safety Oath - Page 38.</w:t>
      </w:r>
    </w:p>
    <w:p w14:paraId="66514B57" w14:textId="77777777" w:rsidR="003343DC" w:rsidRPr="003343DC" w:rsidRDefault="003343DC" w:rsidP="003343DC">
      <w:r w:rsidRPr="003343DC">
        <w:rPr>
          <w:b/>
          <w:bCs/>
        </w:rPr>
        <w:t>Analysis:</w:t>
      </w:r>
    </w:p>
    <w:p w14:paraId="57C43D58" w14:textId="77777777" w:rsidR="003343DC" w:rsidRPr="003343DC" w:rsidRDefault="003343DC" w:rsidP="003343DC">
      <w:pPr>
        <w:numPr>
          <w:ilvl w:val="0"/>
          <w:numId w:val="20"/>
        </w:numPr>
      </w:pPr>
      <w:r w:rsidRPr="003343DC">
        <w:rPr>
          <w:b/>
          <w:bCs/>
        </w:rPr>
        <w:t>Applicable Laws:</w:t>
      </w:r>
    </w:p>
    <w:p w14:paraId="1E7232A9" w14:textId="77777777" w:rsidR="003343DC" w:rsidRPr="003343DC" w:rsidRDefault="003343DC" w:rsidP="003343DC">
      <w:pPr>
        <w:numPr>
          <w:ilvl w:val="1"/>
          <w:numId w:val="20"/>
        </w:numPr>
      </w:pPr>
      <w:r w:rsidRPr="003343DC">
        <w:t xml:space="preserve">The question </w:t>
      </w:r>
      <w:proofErr w:type="gramStart"/>
      <w:r w:rsidRPr="003343DC">
        <w:t>asks</w:t>
      </w:r>
      <w:proofErr w:type="gramEnd"/>
      <w:r w:rsidRPr="003343DC">
        <w:t xml:space="preserve"> "What laws apply to this project?".</w:t>
      </w:r>
    </w:p>
    <w:p w14:paraId="1E0E4122" w14:textId="77777777" w:rsidR="003343DC" w:rsidRPr="003343DC" w:rsidRDefault="003343DC" w:rsidP="003343DC">
      <w:pPr>
        <w:numPr>
          <w:ilvl w:val="1"/>
          <w:numId w:val="20"/>
        </w:numPr>
      </w:pPr>
      <w:r w:rsidRPr="003343DC">
        <w:t>The provided regulations [R1], [R2], [R3], [R4], [R5] are general guidelines for public procurement (National Contract Law, KHNP rules, Software Promotion Act).</w:t>
      </w:r>
    </w:p>
    <w:p w14:paraId="23E5709F" w14:textId="77777777" w:rsidR="003343DC" w:rsidRPr="003343DC" w:rsidRDefault="003343DC" w:rsidP="003343DC">
      <w:pPr>
        <w:numPr>
          <w:ilvl w:val="1"/>
          <w:numId w:val="20"/>
        </w:numPr>
      </w:pPr>
      <w:r w:rsidRPr="003343DC">
        <w:t>The document [D1] to [D5] is a "방재방송설비 구매규격서" (Disaster Prevention Broadcasting Equipment Purchase Specification).</w:t>
      </w:r>
    </w:p>
    <w:p w14:paraId="341E513D" w14:textId="77777777" w:rsidR="003343DC" w:rsidRPr="003343DC" w:rsidRDefault="003343DC" w:rsidP="003343DC">
      <w:pPr>
        <w:numPr>
          <w:ilvl w:val="1"/>
          <w:numId w:val="20"/>
        </w:numPr>
      </w:pPr>
      <w:r w:rsidRPr="003343DC">
        <w:t>The documents mention "국가를 당사자로 하는 계약에 관한 법률" (National Contract Law) in [D3].</w:t>
      </w:r>
    </w:p>
    <w:p w14:paraId="0A1F63F6" w14:textId="77777777" w:rsidR="003343DC" w:rsidRPr="003343DC" w:rsidRDefault="003343DC" w:rsidP="003343DC">
      <w:pPr>
        <w:numPr>
          <w:ilvl w:val="1"/>
          <w:numId w:val="20"/>
        </w:numPr>
      </w:pPr>
      <w:r w:rsidRPr="003343DC">
        <w:t>The documents mention "산업안전보건법" (Industrial Safety and Health Act) in [D4].</w:t>
      </w:r>
    </w:p>
    <w:p w14:paraId="714A7CD3" w14:textId="77777777" w:rsidR="003343DC" w:rsidRPr="003343DC" w:rsidRDefault="003343DC" w:rsidP="003343DC">
      <w:pPr>
        <w:numPr>
          <w:ilvl w:val="1"/>
          <w:numId w:val="20"/>
        </w:numPr>
      </w:pPr>
      <w:r w:rsidRPr="003343DC">
        <w:t>The documents mention "정보보안" (Information Security) in [D1], [D2], [D3].</w:t>
      </w:r>
    </w:p>
    <w:p w14:paraId="51A3AE27" w14:textId="77777777" w:rsidR="003343DC" w:rsidRPr="003343DC" w:rsidRDefault="003343DC" w:rsidP="003343DC">
      <w:pPr>
        <w:numPr>
          <w:ilvl w:val="1"/>
          <w:numId w:val="20"/>
        </w:numPr>
      </w:pPr>
      <w:r w:rsidRPr="003343DC">
        <w:t>However, the prompt asks me to judge compliance based </w:t>
      </w:r>
      <w:r w:rsidRPr="003343DC">
        <w:rPr>
          <w:i/>
          <w:iCs/>
        </w:rPr>
        <w:t>only</w:t>
      </w:r>
      <w:r w:rsidRPr="003343DC">
        <w:t> on the provided regulation basis and document basis.</w:t>
      </w:r>
    </w:p>
    <w:p w14:paraId="0F5CDF9E" w14:textId="77777777" w:rsidR="003343DC" w:rsidRPr="003343DC" w:rsidRDefault="003343DC" w:rsidP="003343DC">
      <w:pPr>
        <w:numPr>
          <w:ilvl w:val="1"/>
          <w:numId w:val="20"/>
        </w:numPr>
      </w:pPr>
      <w:r w:rsidRPr="003343DC">
        <w:lastRenderedPageBreak/>
        <w:t>The regulation basis provided ([R1]-[R5]) does not explicitly list the specific laws applicable to </w:t>
      </w:r>
      <w:r w:rsidRPr="003343DC">
        <w:rPr>
          <w:i/>
          <w:iCs/>
        </w:rPr>
        <w:t>this specific project</w:t>
      </w:r>
      <w:r w:rsidRPr="003343DC">
        <w:t> (Disaster Prevention Broadcasting Equipment). It lists general categories of projects (IT, Construction, etc.) and eligibility criteria.</w:t>
      </w:r>
    </w:p>
    <w:p w14:paraId="78FB74E1" w14:textId="77777777" w:rsidR="003343DC" w:rsidRPr="003343DC" w:rsidRDefault="003343DC" w:rsidP="003343DC">
      <w:pPr>
        <w:numPr>
          <w:ilvl w:val="1"/>
          <w:numId w:val="20"/>
        </w:numPr>
      </w:pPr>
      <w:r w:rsidRPr="003343DC">
        <w:t>The document basis ([D1]-[D5]) shows security and safety oaths and rules.</w:t>
      </w:r>
    </w:p>
    <w:p w14:paraId="61BFDCB0" w14:textId="77777777" w:rsidR="003343DC" w:rsidRPr="003343DC" w:rsidRDefault="003343DC" w:rsidP="003343DC">
      <w:pPr>
        <w:numPr>
          <w:ilvl w:val="1"/>
          <w:numId w:val="20"/>
        </w:numPr>
      </w:pPr>
      <w:r w:rsidRPr="003343DC">
        <w:t>There is a mismatch. The regulation basis provided is generic (National Contract Law Implementation Decree, KHNP rules). It doesn't explicitly state "This project is governed by Law X".</w:t>
      </w:r>
    </w:p>
    <w:p w14:paraId="18823D02" w14:textId="77777777" w:rsidR="003343DC" w:rsidRPr="003343DC" w:rsidRDefault="003343DC" w:rsidP="003343DC">
      <w:pPr>
        <w:numPr>
          <w:ilvl w:val="1"/>
          <w:numId w:val="20"/>
        </w:numPr>
      </w:pPr>
      <w:r w:rsidRPr="003343DC">
        <w:t xml:space="preserve">However, [R1] mentions "국가를 당사자로 하는 계약에 관한 법률" (National Contract Law). [D3] explicitly cites "국가를 당사자로 하는 계약에 관한 법률 시행령 </w:t>
      </w:r>
      <w:proofErr w:type="gramStart"/>
      <w:r w:rsidRPr="003343DC">
        <w:t>제 76</w:t>
      </w:r>
      <w:proofErr w:type="gramEnd"/>
      <w:r w:rsidRPr="003343DC">
        <w:t xml:space="preserve"> 조".</w:t>
      </w:r>
    </w:p>
    <w:p w14:paraId="576B2CDF" w14:textId="77777777" w:rsidR="003343DC" w:rsidRPr="003343DC" w:rsidRDefault="003343DC" w:rsidP="003343DC">
      <w:pPr>
        <w:numPr>
          <w:ilvl w:val="1"/>
          <w:numId w:val="20"/>
        </w:numPr>
      </w:pPr>
      <w:r w:rsidRPr="003343DC">
        <w:t>So, the National Contract Law is applicable.</w:t>
      </w:r>
    </w:p>
    <w:p w14:paraId="45A55B3A" w14:textId="77777777" w:rsidR="003343DC" w:rsidRPr="003343DC" w:rsidRDefault="003343DC" w:rsidP="003343DC">
      <w:pPr>
        <w:numPr>
          <w:ilvl w:val="1"/>
          <w:numId w:val="20"/>
        </w:numPr>
      </w:pPr>
      <w:r w:rsidRPr="003343DC">
        <w:t>[D4] mentions "산업안전보건법" (Industrial Safety and Health Act).</w:t>
      </w:r>
    </w:p>
    <w:p w14:paraId="73A98F57" w14:textId="77777777" w:rsidR="003343DC" w:rsidRPr="003343DC" w:rsidRDefault="003343DC" w:rsidP="003343DC">
      <w:pPr>
        <w:numPr>
          <w:ilvl w:val="1"/>
          <w:numId w:val="20"/>
        </w:numPr>
      </w:pPr>
      <w:r w:rsidRPr="003343DC">
        <w:t>[D1], [D2], [D3] mention "정보보안" (Information Security) and "관계 법규" (Related Laws).</w:t>
      </w:r>
    </w:p>
    <w:p w14:paraId="4AED038D" w14:textId="77777777" w:rsidR="003343DC" w:rsidRPr="003343DC" w:rsidRDefault="003343DC" w:rsidP="003343DC">
      <w:pPr>
        <w:numPr>
          <w:ilvl w:val="1"/>
          <w:numId w:val="20"/>
        </w:numPr>
      </w:pPr>
      <w:r w:rsidRPr="003343DC">
        <w:t>The question asks to review if requirements are properly complied with.</w:t>
      </w:r>
    </w:p>
    <w:p w14:paraId="01AE1750" w14:textId="77777777" w:rsidR="003343DC" w:rsidRPr="003343DC" w:rsidRDefault="003343DC" w:rsidP="003343DC">
      <w:pPr>
        <w:numPr>
          <w:ilvl w:val="1"/>
          <w:numId w:val="20"/>
        </w:numPr>
      </w:pPr>
      <w:r w:rsidRPr="003343DC">
        <w:t>To review compliance, I need to know </w:t>
      </w:r>
      <w:r w:rsidRPr="003343DC">
        <w:rPr>
          <w:i/>
          <w:iCs/>
        </w:rPr>
        <w:t>what</w:t>
      </w:r>
      <w:r w:rsidRPr="003343DC">
        <w:t> is required by the law and </w:t>
      </w:r>
      <w:r w:rsidRPr="003343DC">
        <w:rPr>
          <w:i/>
          <w:iCs/>
        </w:rPr>
        <w:t>what</w:t>
      </w:r>
      <w:r w:rsidRPr="003343DC">
        <w:t> is in the document.</w:t>
      </w:r>
    </w:p>
    <w:p w14:paraId="0EC0F86F" w14:textId="77777777" w:rsidR="003343DC" w:rsidRPr="003343DC" w:rsidRDefault="003343DC" w:rsidP="003343DC">
      <w:pPr>
        <w:numPr>
          <w:ilvl w:val="1"/>
          <w:numId w:val="20"/>
        </w:numPr>
      </w:pPr>
      <w:r w:rsidRPr="003343DC">
        <w:t>The provided regulation basis ([R1]-[R5]) describes </w:t>
      </w:r>
      <w:r w:rsidRPr="003343DC">
        <w:rPr>
          <w:i/>
          <w:iCs/>
        </w:rPr>
        <w:t>types</w:t>
      </w:r>
      <w:r w:rsidRPr="003343DC">
        <w:t> of projects and </w:t>
      </w:r>
      <w:r w:rsidRPr="003343DC">
        <w:rPr>
          <w:i/>
          <w:iCs/>
        </w:rPr>
        <w:t>eligibility</w:t>
      </w:r>
      <w:r w:rsidRPr="003343DC">
        <w:t> for certain contract methods (negotiation, etc.), but it doesn't detail specific compliance requirements for </w:t>
      </w:r>
      <w:r w:rsidRPr="003343DC">
        <w:rPr>
          <w:i/>
          <w:iCs/>
        </w:rPr>
        <w:t>this</w:t>
      </w:r>
      <w:r w:rsidRPr="003343DC">
        <w:t> project (e.g., specific security standards, safety training hours, etc.).</w:t>
      </w:r>
    </w:p>
    <w:p w14:paraId="1C077FCA" w14:textId="77777777" w:rsidR="003343DC" w:rsidRPr="003343DC" w:rsidRDefault="003343DC" w:rsidP="003343DC">
      <w:pPr>
        <w:numPr>
          <w:ilvl w:val="1"/>
          <w:numId w:val="20"/>
        </w:numPr>
      </w:pPr>
      <w:r w:rsidRPr="003343DC">
        <w:t xml:space="preserve">The document basis ([D1]-[D5]) shows that the bidder is required to sign security oaths and safety </w:t>
      </w:r>
      <w:proofErr w:type="gramStart"/>
      <w:r w:rsidRPr="003343DC">
        <w:t>oaths, and</w:t>
      </w:r>
      <w:proofErr w:type="gramEnd"/>
      <w:r w:rsidRPr="003343DC">
        <w:t xml:space="preserve"> follow specific rules.</w:t>
      </w:r>
    </w:p>
    <w:p w14:paraId="66BE1B1B" w14:textId="77777777" w:rsidR="003343DC" w:rsidRPr="003343DC" w:rsidRDefault="003343DC" w:rsidP="003343DC">
      <w:pPr>
        <w:numPr>
          <w:ilvl w:val="1"/>
          <w:numId w:val="20"/>
        </w:numPr>
      </w:pPr>
      <w:r w:rsidRPr="003343DC">
        <w:t>The question asks: "What laws apply... and review if requirements are properly complied with."</w:t>
      </w:r>
    </w:p>
    <w:p w14:paraId="2622D9E4" w14:textId="77777777" w:rsidR="003343DC" w:rsidRPr="003343DC" w:rsidRDefault="003343DC" w:rsidP="003343DC">
      <w:pPr>
        <w:numPr>
          <w:ilvl w:val="1"/>
          <w:numId w:val="20"/>
        </w:numPr>
      </w:pPr>
      <w:r w:rsidRPr="003343DC">
        <w:t>I cannot determine </w:t>
      </w:r>
      <w:r w:rsidRPr="003343DC">
        <w:rPr>
          <w:i/>
          <w:iCs/>
        </w:rPr>
        <w:t>if</w:t>
      </w:r>
      <w:r w:rsidRPr="003343DC">
        <w:t> they are properly complied with because I don't have the actual performance data or the specific legal requirements for </w:t>
      </w:r>
      <w:r w:rsidRPr="003343DC">
        <w:rPr>
          <w:i/>
          <w:iCs/>
        </w:rPr>
        <w:t>this specific project</w:t>
      </w:r>
      <w:r w:rsidRPr="003343DC">
        <w:t xml:space="preserve"> (e.g., specific security standards for broadcasting equipment, specific safety </w:t>
      </w:r>
      <w:r w:rsidRPr="003343DC">
        <w:lastRenderedPageBreak/>
        <w:t>training requirements for the site). I only have the </w:t>
      </w:r>
      <w:r w:rsidRPr="003343DC">
        <w:rPr>
          <w:i/>
          <w:iCs/>
        </w:rPr>
        <w:t>requirements</w:t>
      </w:r>
      <w:r w:rsidRPr="003343DC">
        <w:t> in the document (oaths, rules) and general regulations.</w:t>
      </w:r>
    </w:p>
    <w:p w14:paraId="220DB5B4" w14:textId="77777777" w:rsidR="003343DC" w:rsidRPr="003343DC" w:rsidRDefault="003343DC" w:rsidP="003343DC">
      <w:pPr>
        <w:numPr>
          <w:ilvl w:val="1"/>
          <w:numId w:val="20"/>
        </w:numPr>
      </w:pPr>
      <w:r w:rsidRPr="003343DC">
        <w:t>More importantly, the regulation basis provided ([R1]-[R5]) does not contain the specific legal requirements for "Disaster Prevention Broadcasting Equipment". It contains general procurement rules.</w:t>
      </w:r>
    </w:p>
    <w:p w14:paraId="030084E0" w14:textId="77777777" w:rsidR="003343DC" w:rsidRPr="003343DC" w:rsidRDefault="003343DC" w:rsidP="003343DC">
      <w:pPr>
        <w:numPr>
          <w:ilvl w:val="1"/>
          <w:numId w:val="20"/>
        </w:numPr>
      </w:pPr>
      <w:r w:rsidRPr="003343DC">
        <w:t>Therefore, I cannot verify compliance with specific laws (like Information Security Act, Industrial Safety and Health Act) based </w:t>
      </w:r>
      <w:r w:rsidRPr="003343DC">
        <w:rPr>
          <w:i/>
          <w:iCs/>
        </w:rPr>
        <w:t>only</w:t>
      </w:r>
      <w:r w:rsidRPr="003343DC">
        <w:t> on the provided text. The provided text shows the </w:t>
      </w:r>
      <w:r w:rsidRPr="003343DC">
        <w:rPr>
          <w:i/>
          <w:iCs/>
        </w:rPr>
        <w:t>existence</w:t>
      </w:r>
      <w:r w:rsidRPr="003343DC">
        <w:t> of requirements in the document, but not the </w:t>
      </w:r>
      <w:r w:rsidRPr="003343DC">
        <w:rPr>
          <w:i/>
          <w:iCs/>
        </w:rPr>
        <w:t>legal basis</w:t>
      </w:r>
      <w:r w:rsidRPr="003343DC">
        <w:t> for those specific requirements in the provided regulation list (except for National Contract Law generally).</w:t>
      </w:r>
    </w:p>
    <w:p w14:paraId="45F6279E" w14:textId="77777777" w:rsidR="003343DC" w:rsidRPr="003343DC" w:rsidRDefault="003343DC" w:rsidP="003343DC">
      <w:pPr>
        <w:numPr>
          <w:ilvl w:val="1"/>
          <w:numId w:val="20"/>
        </w:numPr>
      </w:pPr>
      <w:r w:rsidRPr="003343DC">
        <w:t>[R1] mentions "국가를 당사자로 하는 계약에 관한 법률".</w:t>
      </w:r>
    </w:p>
    <w:p w14:paraId="0F5AB29E" w14:textId="77777777" w:rsidR="003343DC" w:rsidRPr="003343DC" w:rsidRDefault="003343DC" w:rsidP="003343DC">
      <w:pPr>
        <w:numPr>
          <w:ilvl w:val="1"/>
          <w:numId w:val="20"/>
        </w:numPr>
      </w:pPr>
      <w:r w:rsidRPr="003343DC">
        <w:t xml:space="preserve">[D3] cites "국가를 당사자로 하는 계약에 관한 법률 시행령 </w:t>
      </w:r>
      <w:proofErr w:type="gramStart"/>
      <w:r w:rsidRPr="003343DC">
        <w:t>제 76</w:t>
      </w:r>
      <w:proofErr w:type="gramEnd"/>
      <w:r w:rsidRPr="003343DC">
        <w:t xml:space="preserve"> 조".</w:t>
      </w:r>
    </w:p>
    <w:p w14:paraId="25831631" w14:textId="77777777" w:rsidR="003343DC" w:rsidRPr="003343DC" w:rsidRDefault="003343DC" w:rsidP="003343DC">
      <w:pPr>
        <w:numPr>
          <w:ilvl w:val="1"/>
          <w:numId w:val="20"/>
        </w:numPr>
      </w:pPr>
      <w:r w:rsidRPr="003343DC">
        <w:t>[D4] cites "산업안전보건법".</w:t>
      </w:r>
    </w:p>
    <w:p w14:paraId="30F71185" w14:textId="77777777" w:rsidR="003343DC" w:rsidRPr="003343DC" w:rsidRDefault="003343DC" w:rsidP="003343DC">
      <w:pPr>
        <w:numPr>
          <w:ilvl w:val="1"/>
          <w:numId w:val="20"/>
        </w:numPr>
      </w:pPr>
      <w:r w:rsidRPr="003343DC">
        <w:t>However, the prompt asks me to judge based on the provided regulation basis and document basis.</w:t>
      </w:r>
    </w:p>
    <w:p w14:paraId="1167EC3E" w14:textId="77777777" w:rsidR="003343DC" w:rsidRPr="003343DC" w:rsidRDefault="003343DC" w:rsidP="003343DC">
      <w:pPr>
        <w:numPr>
          <w:ilvl w:val="1"/>
          <w:numId w:val="20"/>
        </w:numPr>
      </w:pPr>
      <w:r w:rsidRPr="003343DC">
        <w:t>The regulation basis provided does not explicitly state the specific laws applicable to </w:t>
      </w:r>
      <w:r w:rsidRPr="003343DC">
        <w:rPr>
          <w:i/>
          <w:iCs/>
        </w:rPr>
        <w:t>this specific project</w:t>
      </w:r>
      <w:r w:rsidRPr="003343DC">
        <w:t> other than the National Contract Law (which governs the procurement process itself).</w:t>
      </w:r>
    </w:p>
    <w:p w14:paraId="5ADEC097" w14:textId="77777777" w:rsidR="003343DC" w:rsidRPr="003343DC" w:rsidRDefault="003343DC" w:rsidP="003343DC">
      <w:pPr>
        <w:numPr>
          <w:ilvl w:val="1"/>
          <w:numId w:val="20"/>
        </w:numPr>
      </w:pPr>
      <w:r w:rsidRPr="003343DC">
        <w:t>The document basis shows requirements for Security and Safety.</w:t>
      </w:r>
    </w:p>
    <w:p w14:paraId="2E8F584B" w14:textId="77777777" w:rsidR="003343DC" w:rsidRPr="003343DC" w:rsidRDefault="003343DC" w:rsidP="003343DC">
      <w:pPr>
        <w:numPr>
          <w:ilvl w:val="1"/>
          <w:numId w:val="20"/>
        </w:numPr>
      </w:pPr>
      <w:r w:rsidRPr="003343DC">
        <w:t xml:space="preserve">Can I say "Compliance"? No, because I don't know if the bidder </w:t>
      </w:r>
      <w:proofErr w:type="gramStart"/>
      <w:r w:rsidRPr="003343DC">
        <w:t>actually signed</w:t>
      </w:r>
      <w:proofErr w:type="gramEnd"/>
      <w:r w:rsidRPr="003343DC">
        <w:t xml:space="preserve"> them or if the content matches the law. The document shows the </w:t>
      </w:r>
      <w:r w:rsidRPr="003343DC">
        <w:rPr>
          <w:i/>
          <w:iCs/>
        </w:rPr>
        <w:t>template</w:t>
      </w:r>
      <w:r w:rsidRPr="003343DC">
        <w:t> or </w:t>
      </w:r>
      <w:r w:rsidRPr="003343DC">
        <w:rPr>
          <w:i/>
          <w:iCs/>
        </w:rPr>
        <w:t>requirement</w:t>
      </w:r>
      <w:r w:rsidRPr="003343DC">
        <w:t> to sign them.</w:t>
      </w:r>
    </w:p>
    <w:p w14:paraId="4C3AFD40" w14:textId="77777777" w:rsidR="003343DC" w:rsidRPr="003343DC" w:rsidRDefault="003343DC" w:rsidP="003343DC">
      <w:pPr>
        <w:numPr>
          <w:ilvl w:val="1"/>
          <w:numId w:val="20"/>
        </w:numPr>
      </w:pPr>
      <w:r w:rsidRPr="003343DC">
        <w:t>Can I say "Violation"? No.</w:t>
      </w:r>
    </w:p>
    <w:p w14:paraId="0E126F72" w14:textId="77777777" w:rsidR="003343DC" w:rsidRPr="003343DC" w:rsidRDefault="003343DC" w:rsidP="003343DC">
      <w:pPr>
        <w:numPr>
          <w:ilvl w:val="1"/>
          <w:numId w:val="20"/>
        </w:numPr>
      </w:pPr>
      <w:r w:rsidRPr="003343DC">
        <w:t xml:space="preserve">Can I </w:t>
      </w:r>
      <w:proofErr w:type="gramStart"/>
      <w:r w:rsidRPr="003343DC">
        <w:t>say</w:t>
      </w:r>
      <w:proofErr w:type="gramEnd"/>
      <w:r w:rsidRPr="003343DC">
        <w:t xml:space="preserve"> "Additional Confirmation Required"? Yes, because I cannot verify the actual compliance status (e.g., did they sign? is the content sufficient? does it match the specific law?) based </w:t>
      </w:r>
      <w:r w:rsidRPr="003343DC">
        <w:rPr>
          <w:i/>
          <w:iCs/>
        </w:rPr>
        <w:t>only</w:t>
      </w:r>
      <w:r w:rsidRPr="003343DC">
        <w:t> on the provided text. The provided text is a mix of general regulations and specific document templates.</w:t>
      </w:r>
    </w:p>
    <w:p w14:paraId="744A312B" w14:textId="77777777" w:rsidR="003343DC" w:rsidRPr="003343DC" w:rsidRDefault="003343DC" w:rsidP="003343DC">
      <w:pPr>
        <w:numPr>
          <w:ilvl w:val="1"/>
          <w:numId w:val="20"/>
        </w:numPr>
      </w:pPr>
      <w:r w:rsidRPr="003343DC">
        <w:t xml:space="preserve">Wait, the question </w:t>
      </w:r>
      <w:proofErr w:type="gramStart"/>
      <w:r w:rsidRPr="003343DC">
        <w:t>asks</w:t>
      </w:r>
      <w:proofErr w:type="gramEnd"/>
      <w:r w:rsidRPr="003343DC">
        <w:t xml:space="preserve"> "What laws apply...". I can infer from [D3] and [D4] that </w:t>
      </w:r>
      <w:r w:rsidRPr="003343DC">
        <w:lastRenderedPageBreak/>
        <w:t>National Contract Law and Industrial Safety and Health Act apply. But the regulation basis provided ([R1]-[R5]) doesn't explicitly list "Industrial Safety and Health Act" as a governing law for the </w:t>
      </w:r>
      <w:r w:rsidRPr="003343DC">
        <w:rPr>
          <w:i/>
          <w:iCs/>
        </w:rPr>
        <w:t>project type</w:t>
      </w:r>
      <w:r w:rsidRPr="003343DC">
        <w:t>, only [R1] lists eligible entities.</w:t>
      </w:r>
    </w:p>
    <w:p w14:paraId="5D4D26C5" w14:textId="77777777" w:rsidR="003343DC" w:rsidRPr="003343DC" w:rsidRDefault="003343DC" w:rsidP="003343DC">
      <w:pPr>
        <w:numPr>
          <w:ilvl w:val="1"/>
          <w:numId w:val="20"/>
        </w:numPr>
      </w:pPr>
      <w:r w:rsidRPr="003343DC">
        <w:t>The core issue is: Can I judge compliance?</w:t>
      </w:r>
    </w:p>
    <w:p w14:paraId="73D53FFC" w14:textId="77777777" w:rsidR="003343DC" w:rsidRPr="003343DC" w:rsidRDefault="003343DC" w:rsidP="003343DC">
      <w:pPr>
        <w:numPr>
          <w:ilvl w:val="1"/>
          <w:numId w:val="20"/>
        </w:numPr>
      </w:pPr>
      <w:r w:rsidRPr="003343DC">
        <w:t>The prompt asks me to review if requirements are properly complied with.</w:t>
      </w:r>
    </w:p>
    <w:p w14:paraId="5704A061" w14:textId="77777777" w:rsidR="003343DC" w:rsidRPr="003343DC" w:rsidRDefault="003343DC" w:rsidP="003343DC">
      <w:pPr>
        <w:numPr>
          <w:ilvl w:val="1"/>
          <w:numId w:val="20"/>
        </w:numPr>
      </w:pPr>
      <w:r w:rsidRPr="003343DC">
        <w:t>The provided documents [D1]-[D5] are </w:t>
      </w:r>
      <w:r w:rsidRPr="003343DC">
        <w:rPr>
          <w:i/>
          <w:iCs/>
        </w:rPr>
        <w:t>templates</w:t>
      </w:r>
      <w:r w:rsidRPr="003343DC">
        <w:t> or </w:t>
      </w:r>
      <w:r w:rsidRPr="003343DC">
        <w:rPr>
          <w:i/>
          <w:iCs/>
        </w:rPr>
        <w:t>requirements</w:t>
      </w:r>
      <w:r w:rsidRPr="003343DC">
        <w:t> included in the specification. They show that the </w:t>
      </w:r>
      <w:r w:rsidRPr="003343DC">
        <w:rPr>
          <w:i/>
          <w:iCs/>
        </w:rPr>
        <w:t>procurement document</w:t>
      </w:r>
      <w:r w:rsidRPr="003343DC">
        <w:t> requires these oaths.</w:t>
      </w:r>
    </w:p>
    <w:p w14:paraId="67899090" w14:textId="77777777" w:rsidR="003343DC" w:rsidRPr="003343DC" w:rsidRDefault="003343DC" w:rsidP="003343DC">
      <w:pPr>
        <w:numPr>
          <w:ilvl w:val="1"/>
          <w:numId w:val="20"/>
        </w:numPr>
      </w:pPr>
      <w:r w:rsidRPr="003343DC">
        <w:t>The regulation basis [R1]-[R5] are general laws.</w:t>
      </w:r>
    </w:p>
    <w:p w14:paraId="237BD0A9" w14:textId="77777777" w:rsidR="003343DC" w:rsidRPr="003343DC" w:rsidRDefault="003343DC" w:rsidP="003343DC">
      <w:pPr>
        <w:numPr>
          <w:ilvl w:val="1"/>
          <w:numId w:val="20"/>
        </w:numPr>
      </w:pPr>
      <w:r w:rsidRPr="003343DC">
        <w:t>To judge compliance, I need to compare the document's requirements against the law.</w:t>
      </w:r>
    </w:p>
    <w:p w14:paraId="6000AFE5" w14:textId="77777777" w:rsidR="003343DC" w:rsidRPr="003343DC" w:rsidRDefault="003343DC" w:rsidP="003343DC">
      <w:pPr>
        <w:numPr>
          <w:ilvl w:val="1"/>
          <w:numId w:val="20"/>
        </w:numPr>
      </w:pPr>
      <w:r w:rsidRPr="003343DC">
        <w:t xml:space="preserve">[D3] cites "국가를 당사자로 하는 계약에 관한 법률 시행령 </w:t>
      </w:r>
      <w:proofErr w:type="gramStart"/>
      <w:r w:rsidRPr="003343DC">
        <w:t>제 76</w:t>
      </w:r>
      <w:proofErr w:type="gramEnd"/>
      <w:r w:rsidRPr="003343DC">
        <w:t xml:space="preserve"> 조". This matches [R1] context (National Contract Law).</w:t>
      </w:r>
    </w:p>
    <w:p w14:paraId="1568CF7E" w14:textId="77777777" w:rsidR="003343DC" w:rsidRPr="003343DC" w:rsidRDefault="003343DC" w:rsidP="003343DC">
      <w:pPr>
        <w:numPr>
          <w:ilvl w:val="1"/>
          <w:numId w:val="20"/>
        </w:numPr>
      </w:pPr>
      <w:r w:rsidRPr="003343DC">
        <w:t>[D4] cites "산업안전보건법". This is not in the provided regulation basis [R1]-[R5].</w:t>
      </w:r>
    </w:p>
    <w:p w14:paraId="70ECCC71" w14:textId="77777777" w:rsidR="003343DC" w:rsidRPr="003343DC" w:rsidRDefault="003343DC" w:rsidP="003343DC">
      <w:pPr>
        <w:numPr>
          <w:ilvl w:val="1"/>
          <w:numId w:val="20"/>
        </w:numPr>
      </w:pPr>
      <w:r w:rsidRPr="003343DC">
        <w:t>[D1], [D2] cite "관계 법규" (Related Laws) but don't name them specifically other than general security laws.</w:t>
      </w:r>
    </w:p>
    <w:p w14:paraId="476C09AE" w14:textId="77777777" w:rsidR="003343DC" w:rsidRPr="003343DC" w:rsidRDefault="003343DC" w:rsidP="003343DC">
      <w:pPr>
        <w:numPr>
          <w:ilvl w:val="1"/>
          <w:numId w:val="20"/>
        </w:numPr>
      </w:pPr>
      <w:r w:rsidRPr="003343DC">
        <w:t>Since the regulation basis provided does not include the "Industrial Safety and Health Act" or specific "Information Security Act" details, I cannot verify if the document's requirements align with the specific laws mentioned in the documents.</w:t>
      </w:r>
    </w:p>
    <w:p w14:paraId="16BC3127" w14:textId="77777777" w:rsidR="003343DC" w:rsidRPr="003343DC" w:rsidRDefault="003343DC" w:rsidP="003343DC">
      <w:pPr>
        <w:numPr>
          <w:ilvl w:val="1"/>
          <w:numId w:val="20"/>
        </w:numPr>
      </w:pPr>
      <w:r w:rsidRPr="003343DC">
        <w:t xml:space="preserve">Also, I cannot verify if the bidder </w:t>
      </w:r>
      <w:proofErr w:type="gramStart"/>
      <w:r w:rsidRPr="003343DC">
        <w:t>actually complied</w:t>
      </w:r>
      <w:proofErr w:type="gramEnd"/>
      <w:r w:rsidRPr="003343DC">
        <w:t xml:space="preserve"> (signed the oaths, etc.) just by looking at the specification document. The specification document </w:t>
      </w:r>
      <w:r w:rsidRPr="003343DC">
        <w:rPr>
          <w:i/>
          <w:iCs/>
        </w:rPr>
        <w:t>requires</w:t>
      </w:r>
      <w:r w:rsidRPr="003343DC">
        <w:t> them to sign.</w:t>
      </w:r>
    </w:p>
    <w:p w14:paraId="4CB66FF2" w14:textId="77777777" w:rsidR="003343DC" w:rsidRPr="003343DC" w:rsidRDefault="003343DC" w:rsidP="003343DC">
      <w:pPr>
        <w:numPr>
          <w:ilvl w:val="1"/>
          <w:numId w:val="20"/>
        </w:numPr>
      </w:pPr>
      <w:r w:rsidRPr="003343DC">
        <w:t>Therefore, I cannot judge compliance. I must state "Additional Confirmation Required".</w:t>
      </w:r>
    </w:p>
    <w:p w14:paraId="0DF17B65" w14:textId="77777777" w:rsidR="003343DC" w:rsidRPr="003343DC" w:rsidRDefault="003343DC" w:rsidP="003343DC">
      <w:pPr>
        <w:numPr>
          <w:ilvl w:val="1"/>
          <w:numId w:val="20"/>
        </w:numPr>
      </w:pPr>
      <w:r w:rsidRPr="003343DC">
        <w:t>Wait, let's look closer at the question: "해당 사업은 어떤 법률들의 적용대상인가요? 또한 적용 대상 법령에서 요구하는 사항들을 적절하게 준수하고 있는지 검토해 주세요" (What laws apply to this project? Also, review whether the requirements required by the applicable laws are properly complied with).</w:t>
      </w:r>
    </w:p>
    <w:p w14:paraId="04179B6D" w14:textId="77777777" w:rsidR="003343DC" w:rsidRPr="003343DC" w:rsidRDefault="003343DC" w:rsidP="003343DC">
      <w:pPr>
        <w:numPr>
          <w:ilvl w:val="1"/>
          <w:numId w:val="20"/>
        </w:numPr>
      </w:pPr>
      <w:r w:rsidRPr="003343DC">
        <w:t>I need to answer the "What laws apply" part based on the provided text.</w:t>
      </w:r>
    </w:p>
    <w:p w14:paraId="18B24DE3" w14:textId="77777777" w:rsidR="003343DC" w:rsidRPr="003343DC" w:rsidRDefault="003343DC" w:rsidP="003343DC">
      <w:pPr>
        <w:numPr>
          <w:ilvl w:val="1"/>
          <w:numId w:val="20"/>
        </w:numPr>
      </w:pPr>
      <w:r w:rsidRPr="003343DC">
        <w:lastRenderedPageBreak/>
        <w:t>From [D3], "국가를 당사자로 하는 계약에 관한 법률" is mentioned.</w:t>
      </w:r>
    </w:p>
    <w:p w14:paraId="0B62B42B" w14:textId="77777777" w:rsidR="003343DC" w:rsidRPr="003343DC" w:rsidRDefault="003343DC" w:rsidP="003343DC">
      <w:pPr>
        <w:numPr>
          <w:ilvl w:val="1"/>
          <w:numId w:val="20"/>
        </w:numPr>
      </w:pPr>
      <w:r w:rsidRPr="003343DC">
        <w:t>From [D4], "산업안전보건법" is mentioned.</w:t>
      </w:r>
    </w:p>
    <w:p w14:paraId="64A679A9" w14:textId="77777777" w:rsidR="003343DC" w:rsidRPr="003343DC" w:rsidRDefault="003343DC" w:rsidP="003343DC">
      <w:pPr>
        <w:numPr>
          <w:ilvl w:val="1"/>
          <w:numId w:val="20"/>
        </w:numPr>
      </w:pPr>
      <w:r w:rsidRPr="003343DC">
        <w:t>From [D1], [D2], "정보보안" (Information Security) is mentioned, implying Information Security Act or similar.</w:t>
      </w:r>
    </w:p>
    <w:p w14:paraId="61963065" w14:textId="77777777" w:rsidR="003343DC" w:rsidRPr="003343DC" w:rsidRDefault="003343DC" w:rsidP="003343DC">
      <w:pPr>
        <w:numPr>
          <w:ilvl w:val="1"/>
          <w:numId w:val="20"/>
        </w:numPr>
      </w:pPr>
      <w:r w:rsidRPr="003343DC">
        <w:t>However, the instruction says: "아래에 제공된 규정</w:t>
      </w:r>
    </w:p>
    <w:p w14:paraId="59CB7106" w14:textId="77777777" w:rsidR="003343DC" w:rsidRPr="003343DC" w:rsidRDefault="003343DC" w:rsidP="003343DC">
      <w:pPr>
        <w:rPr>
          <w:b/>
          <w:bCs/>
        </w:rPr>
      </w:pPr>
      <w:r w:rsidRPr="003343DC">
        <w:rPr>
          <w:b/>
          <w:bCs/>
        </w:rPr>
        <w:t>Regulation Evidence</w:t>
      </w:r>
    </w:p>
    <w:p w14:paraId="6CBBE751" w14:textId="77777777" w:rsidR="003343DC" w:rsidRPr="003343DC" w:rsidRDefault="003343DC" w:rsidP="003343DC">
      <w:r w:rsidRPr="003343DC">
        <w:t>[R1] guidelines/</w:t>
      </w:r>
      <w:proofErr w:type="spellStart"/>
      <w:r w:rsidRPr="003343DC">
        <w:t>국가를당사자로하는계약에관한법률시행령</w:t>
      </w:r>
      <w:proofErr w:type="spellEnd"/>
      <w:r w:rsidRPr="003343DC">
        <w:t xml:space="preserve">_20260102.pdf | page 21 | retrieve=0.6113 | </w:t>
      </w:r>
      <w:proofErr w:type="spellStart"/>
      <w:r w:rsidRPr="003343DC">
        <w:t>rerank</w:t>
      </w:r>
      <w:proofErr w:type="spellEnd"/>
      <w:r w:rsidRPr="003343DC">
        <w:t>=0.0128</w:t>
      </w:r>
    </w:p>
    <w:p w14:paraId="7FA5FD17" w14:textId="77777777" w:rsidR="003343DC" w:rsidRPr="003343DC" w:rsidRDefault="003343DC" w:rsidP="003343DC">
      <w:r w:rsidRPr="003343DC">
        <w:t>[R2] guidelines/</w:t>
      </w:r>
      <w:proofErr w:type="spellStart"/>
      <w:r w:rsidRPr="003343DC">
        <w:t>국가를당사자로하는계약에관한법률시행령</w:t>
      </w:r>
      <w:proofErr w:type="spellEnd"/>
      <w:r w:rsidRPr="003343DC">
        <w:t xml:space="preserve">_20260102.pdf | page 23 | retrieve=0.5810 | </w:t>
      </w:r>
      <w:proofErr w:type="spellStart"/>
      <w:r w:rsidRPr="003343DC">
        <w:t>rerank</w:t>
      </w:r>
      <w:proofErr w:type="spellEnd"/>
      <w:r w:rsidRPr="003343DC">
        <w:t>=0.0083</w:t>
      </w:r>
    </w:p>
    <w:p w14:paraId="1DEB6680" w14:textId="77777777" w:rsidR="003343DC" w:rsidRPr="003343DC" w:rsidRDefault="003343DC" w:rsidP="003343DC">
      <w:r w:rsidRPr="003343DC">
        <w:t xml:space="preserve">[R3] guidelines/KHNP_계약규정시행세칙_54차_20251002.pdf | page 45 | retrieve=0.5935 | </w:t>
      </w:r>
      <w:proofErr w:type="spellStart"/>
      <w:r w:rsidRPr="003343DC">
        <w:t>rerank</w:t>
      </w:r>
      <w:proofErr w:type="spellEnd"/>
      <w:r w:rsidRPr="003343DC">
        <w:t>=0.0078</w:t>
      </w:r>
    </w:p>
    <w:p w14:paraId="6AC7FBD0" w14:textId="77777777" w:rsidR="003343DC" w:rsidRPr="003343DC" w:rsidRDefault="003343DC" w:rsidP="003343DC">
      <w:r w:rsidRPr="003343DC">
        <w:t xml:space="preserve">[R4] guidelines/KHNP_계약규정시행세칙_54차_20251002.pdf | page 35 | retrieve=0.5888 | </w:t>
      </w:r>
      <w:proofErr w:type="spellStart"/>
      <w:r w:rsidRPr="003343DC">
        <w:t>rerank</w:t>
      </w:r>
      <w:proofErr w:type="spellEnd"/>
      <w:r w:rsidRPr="003343DC">
        <w:t>=0.0061</w:t>
      </w:r>
    </w:p>
    <w:p w14:paraId="15144710" w14:textId="77777777" w:rsidR="003343DC" w:rsidRPr="003343DC" w:rsidRDefault="003343DC" w:rsidP="003343DC">
      <w:r w:rsidRPr="003343DC">
        <w:t>[R5] guidelines/</w:t>
      </w:r>
      <w:proofErr w:type="spellStart"/>
      <w:r w:rsidRPr="003343DC">
        <w:t>소프트웨어진흥법시행령</w:t>
      </w:r>
      <w:proofErr w:type="spellEnd"/>
      <w:r w:rsidRPr="003343DC">
        <w:t xml:space="preserve">_20260102.pdf | page 17 | retrieve=0.6104 | </w:t>
      </w:r>
      <w:proofErr w:type="spellStart"/>
      <w:r w:rsidRPr="003343DC">
        <w:t>rerank</w:t>
      </w:r>
      <w:proofErr w:type="spellEnd"/>
      <w:r w:rsidRPr="003343DC">
        <w:t>=0.0052</w:t>
      </w:r>
    </w:p>
    <w:p w14:paraId="45F6E4E3" w14:textId="77777777" w:rsidR="003343DC" w:rsidRPr="003343DC" w:rsidRDefault="003343DC" w:rsidP="003343DC">
      <w:pPr>
        <w:rPr>
          <w:b/>
          <w:bCs/>
        </w:rPr>
      </w:pPr>
      <w:r w:rsidRPr="003343DC">
        <w:rPr>
          <w:b/>
          <w:bCs/>
        </w:rPr>
        <w:t>Document Evidence</w:t>
      </w:r>
    </w:p>
    <w:p w14:paraId="2BB7BB86" w14:textId="77777777" w:rsidR="003343DC" w:rsidRPr="003343DC" w:rsidRDefault="003343DC" w:rsidP="003343DC">
      <w:r w:rsidRPr="003343DC">
        <w:t xml:space="preserve">[D1] 고리본부 방재방송설비 구매규격서.pdf | page 25 | retrieve=0.5495 | </w:t>
      </w:r>
      <w:proofErr w:type="spellStart"/>
      <w:r w:rsidRPr="003343DC">
        <w:t>rerank</w:t>
      </w:r>
      <w:proofErr w:type="spellEnd"/>
      <w:r w:rsidRPr="003343DC">
        <w:t>=0.0185</w:t>
      </w:r>
    </w:p>
    <w:p w14:paraId="1F2124DD" w14:textId="77777777" w:rsidR="003343DC" w:rsidRPr="003343DC" w:rsidRDefault="003343DC" w:rsidP="003343DC">
      <w:r w:rsidRPr="003343DC">
        <w:t xml:space="preserve">[D2] 고리본부 방재방송설비 구매규격서.pdf | page 26 | retrieve=0.5508 | </w:t>
      </w:r>
      <w:proofErr w:type="spellStart"/>
      <w:r w:rsidRPr="003343DC">
        <w:t>rerank</w:t>
      </w:r>
      <w:proofErr w:type="spellEnd"/>
      <w:r w:rsidRPr="003343DC">
        <w:t>=0.0169</w:t>
      </w:r>
    </w:p>
    <w:p w14:paraId="40EF3B12" w14:textId="77777777" w:rsidR="003343DC" w:rsidRPr="003343DC" w:rsidRDefault="003343DC" w:rsidP="003343DC">
      <w:r w:rsidRPr="003343DC">
        <w:t xml:space="preserve">[D3] 고리본부 방재방송설비 구매규격서.pdf | page 4 | retrieve=0.5417 | </w:t>
      </w:r>
      <w:proofErr w:type="spellStart"/>
      <w:r w:rsidRPr="003343DC">
        <w:t>rerank</w:t>
      </w:r>
      <w:proofErr w:type="spellEnd"/>
      <w:r w:rsidRPr="003343DC">
        <w:t>=0.0032</w:t>
      </w:r>
    </w:p>
    <w:p w14:paraId="34BA086B" w14:textId="77777777" w:rsidR="003343DC" w:rsidRPr="003343DC" w:rsidRDefault="003343DC" w:rsidP="003343DC">
      <w:r w:rsidRPr="003343DC">
        <w:t xml:space="preserve">[D4] 고리본부 방재방송설비 구매규격서.pdf | page 39 | retrieve=0.5157 | </w:t>
      </w:r>
      <w:proofErr w:type="spellStart"/>
      <w:r w:rsidRPr="003343DC">
        <w:t>rerank</w:t>
      </w:r>
      <w:proofErr w:type="spellEnd"/>
      <w:r w:rsidRPr="003343DC">
        <w:t>=0.0020</w:t>
      </w:r>
    </w:p>
    <w:p w14:paraId="5FE1B368" w14:textId="77777777" w:rsidR="003343DC" w:rsidRPr="003343DC" w:rsidRDefault="003343DC" w:rsidP="003343DC">
      <w:r w:rsidRPr="003343DC">
        <w:t xml:space="preserve">[D5] 고리본부 방재방송설비 구매규격서.pdf | page 38 | retrieve=0.5545 | </w:t>
      </w:r>
      <w:proofErr w:type="spellStart"/>
      <w:r w:rsidRPr="003343DC">
        <w:t>rerank</w:t>
      </w:r>
      <w:proofErr w:type="spellEnd"/>
      <w:r w:rsidRPr="003343DC">
        <w:t>=0.0016</w:t>
      </w:r>
    </w:p>
    <w:p w14:paraId="34B60DCF" w14:textId="77777777" w:rsidR="00762853" w:rsidRDefault="00762853"/>
    <w:p w14:paraId="3F47C5B5" w14:textId="77777777" w:rsidR="000420B4" w:rsidRDefault="000420B4"/>
    <w:p w14:paraId="0B9DFB19" w14:textId="77777777" w:rsidR="000420B4" w:rsidRDefault="000420B4"/>
    <w:p w14:paraId="65DCAE14" w14:textId="77777777" w:rsidR="000420B4" w:rsidRDefault="000420B4"/>
    <w:p w14:paraId="0971EB10" w14:textId="77777777" w:rsidR="000420B4" w:rsidRPr="000420B4" w:rsidRDefault="000420B4" w:rsidP="000420B4">
      <w:pPr>
        <w:rPr>
          <w:b/>
          <w:bCs/>
        </w:rPr>
      </w:pPr>
      <w:r w:rsidRPr="000420B4">
        <w:rPr>
          <w:b/>
          <w:bCs/>
        </w:rPr>
        <w:lastRenderedPageBreak/>
        <w:t>Compliance Review</w:t>
      </w:r>
    </w:p>
    <w:p w14:paraId="72537331" w14:textId="77777777" w:rsidR="000420B4" w:rsidRPr="000420B4" w:rsidRDefault="000420B4" w:rsidP="000420B4">
      <w:pPr>
        <w:rPr>
          <w:b/>
          <w:bCs/>
        </w:rPr>
      </w:pPr>
      <w:r w:rsidRPr="000420B4">
        <w:rPr>
          <w:b/>
          <w:bCs/>
        </w:rPr>
        <w:t>준수 판단</w:t>
      </w:r>
    </w:p>
    <w:p w14:paraId="0677095A" w14:textId="77777777" w:rsidR="000420B4" w:rsidRPr="000420B4" w:rsidRDefault="000420B4" w:rsidP="000420B4">
      <w:r w:rsidRPr="000420B4">
        <w:rPr>
          <w:b/>
          <w:bCs/>
        </w:rPr>
        <w:t>추가 확인 필요</w:t>
      </w:r>
    </w:p>
    <w:p w14:paraId="1FAE8090" w14:textId="77777777" w:rsidR="000420B4" w:rsidRPr="000420B4" w:rsidRDefault="000420B4" w:rsidP="000420B4">
      <w:pPr>
        <w:rPr>
          <w:b/>
          <w:bCs/>
        </w:rPr>
      </w:pPr>
      <w:r w:rsidRPr="000420B4">
        <w:rPr>
          <w:b/>
          <w:bCs/>
        </w:rPr>
        <w:t>핵심 근거</w:t>
      </w:r>
    </w:p>
    <w:p w14:paraId="0486D701" w14:textId="77777777" w:rsidR="000420B4" w:rsidRPr="000420B4" w:rsidRDefault="000420B4" w:rsidP="000420B4">
      <w:pPr>
        <w:numPr>
          <w:ilvl w:val="0"/>
          <w:numId w:val="23"/>
        </w:numPr>
      </w:pPr>
      <w:r w:rsidRPr="000420B4">
        <w:rPr>
          <w:b/>
          <w:bCs/>
        </w:rPr>
        <w:t>적용 대상 법령</w:t>
      </w:r>
    </w:p>
    <w:p w14:paraId="43F2E7CD" w14:textId="77777777" w:rsidR="000420B4" w:rsidRPr="000420B4" w:rsidRDefault="000420B4" w:rsidP="000420B4">
      <w:pPr>
        <w:numPr>
          <w:ilvl w:val="1"/>
          <w:numId w:val="23"/>
        </w:numPr>
      </w:pPr>
      <w:r w:rsidRPr="000420B4">
        <w:rPr>
          <w:b/>
          <w:bCs/>
        </w:rPr>
        <w:t>[R1]</w:t>
      </w:r>
      <w:r w:rsidRPr="000420B4">
        <w:t xml:space="preserve"> – 국가를 당사자로 하는 계약에 관한 법률 시행령 4·5항: 건설산업기본법, 전기공사업법, 정보통신공사업법, 건설폐기물 재활용촉진법, </w:t>
      </w:r>
      <w:proofErr w:type="spellStart"/>
      <w:r w:rsidRPr="000420B4">
        <w:t>골재채취법</w:t>
      </w:r>
      <w:proofErr w:type="spellEnd"/>
      <w:r w:rsidRPr="000420B4">
        <w:t>, 국가유산수리 등에 관한 법률 등</w:t>
      </w:r>
      <w:r w:rsidRPr="000420B4">
        <w:rPr>
          <w:rFonts w:ascii="Cambria Math" w:hAnsi="Cambria Math" w:cs="Cambria Math"/>
        </w:rPr>
        <w:t> </w:t>
      </w:r>
      <w:r w:rsidRPr="000420B4">
        <w:rPr>
          <w:rFonts w:ascii="맑은 고딕" w:eastAsia="맑은 고딕" w:hAnsi="맑은 고딕" w:cs="맑은 고딕" w:hint="eastAsia"/>
        </w:rPr>
        <w:t>※</w:t>
      </w:r>
      <w:r w:rsidRPr="000420B4">
        <w:rPr>
          <w:rFonts w:ascii="Cambria Math" w:hAnsi="Cambria Math" w:cs="Cambria Math"/>
        </w:rPr>
        <w:t> </w:t>
      </w:r>
      <w:r w:rsidRPr="000420B4">
        <w:t>본 사업(방재·방송 설비)은 전기·정보통신 설비이므로 해당 법령 적용 대상.</w:t>
      </w:r>
    </w:p>
    <w:p w14:paraId="58B38447" w14:textId="77777777" w:rsidR="000420B4" w:rsidRPr="000420B4" w:rsidRDefault="000420B4" w:rsidP="000420B4">
      <w:pPr>
        <w:numPr>
          <w:ilvl w:val="1"/>
          <w:numId w:val="23"/>
        </w:numPr>
      </w:pPr>
      <w:r w:rsidRPr="000420B4">
        <w:rPr>
          <w:b/>
          <w:bCs/>
        </w:rPr>
        <w:t>[R2]·[R3]</w:t>
      </w:r>
      <w:r w:rsidRPr="000420B4">
        <w:t> – 지능정보화 기본법 제3조제2호에 따른 “정보화에 관한 사업” 및 관련 ICT·디자인·문화·</w:t>
      </w:r>
      <w:proofErr w:type="spellStart"/>
      <w:r w:rsidRPr="000420B4">
        <w:t>디지털콘텐츠</w:t>
      </w:r>
      <w:proofErr w:type="spellEnd"/>
      <w:r w:rsidRPr="000420B4">
        <w:t xml:space="preserve"> 분야 사업에 해당.</w:t>
      </w:r>
    </w:p>
    <w:p w14:paraId="79E68BB4" w14:textId="77777777" w:rsidR="000420B4" w:rsidRPr="000420B4" w:rsidRDefault="000420B4" w:rsidP="000420B4">
      <w:pPr>
        <w:numPr>
          <w:ilvl w:val="1"/>
          <w:numId w:val="23"/>
        </w:numPr>
      </w:pPr>
      <w:r w:rsidRPr="000420B4">
        <w:rPr>
          <w:b/>
          <w:bCs/>
        </w:rPr>
        <w:t>[R5]</w:t>
      </w:r>
      <w:r w:rsidRPr="000420B4">
        <w:t xml:space="preserve"> – 소프트웨어진흥법 </w:t>
      </w:r>
      <w:proofErr w:type="gramStart"/>
      <w:r w:rsidRPr="000420B4">
        <w:t>시행령 !</w:t>
      </w:r>
      <w:proofErr w:type="gramEnd"/>
      <w:r w:rsidRPr="000420B4">
        <w:rPr>
          <w:rFonts w:ascii="Cambria Math" w:hAnsi="Cambria Math" w:cs="Cambria Math"/>
        </w:rPr>
        <w:t> </w:t>
      </w:r>
      <w:r w:rsidRPr="000420B4">
        <w:rPr>
          <w:rFonts w:ascii="맑은 고딕" w:eastAsia="맑은 고딕" w:hAnsi="맑은 고딕" w:cs="맑은 고딕" w:hint="eastAsia"/>
        </w:rPr>
        <w:t>※</w:t>
      </w:r>
      <w:r w:rsidRPr="000420B4">
        <w:rPr>
          <w:rFonts w:ascii="Cambria Math" w:hAnsi="Cambria Math" w:cs="Cambria Math"/>
        </w:rPr>
        <w:t> </w:t>
      </w:r>
      <w:r w:rsidRPr="000420B4">
        <w:t>정보통신융합·</w:t>
      </w:r>
      <w:proofErr w:type="spellStart"/>
      <w:r w:rsidRPr="000420B4">
        <w:t>디지털콘텐츠</w:t>
      </w:r>
      <w:proofErr w:type="spellEnd"/>
      <w:r w:rsidRPr="000420B4">
        <w:t xml:space="preserve"> 기술이 요구되는 사업으로 적용 가능.</w:t>
      </w:r>
    </w:p>
    <w:p w14:paraId="1C8A7885" w14:textId="77777777" w:rsidR="000420B4" w:rsidRPr="000420B4" w:rsidRDefault="000420B4" w:rsidP="000420B4">
      <w:pPr>
        <w:numPr>
          <w:ilvl w:val="0"/>
          <w:numId w:val="23"/>
        </w:numPr>
      </w:pPr>
      <w:r w:rsidRPr="000420B4">
        <w:rPr>
          <w:b/>
          <w:bCs/>
        </w:rPr>
        <w:t>문서상의 준수 내용</w:t>
      </w:r>
    </w:p>
    <w:p w14:paraId="073E512C" w14:textId="77777777" w:rsidR="000420B4" w:rsidRPr="000420B4" w:rsidRDefault="000420B4" w:rsidP="000420B4">
      <w:pPr>
        <w:numPr>
          <w:ilvl w:val="1"/>
          <w:numId w:val="23"/>
        </w:numPr>
      </w:pPr>
      <w:r w:rsidRPr="000420B4">
        <w:rPr>
          <w:b/>
          <w:bCs/>
        </w:rPr>
        <w:t>[D1]·[D2]</w:t>
      </w:r>
      <w:r w:rsidRPr="000420B4">
        <w:t> – 계약자·대표자가 “관련 법령 및 정보·보안·안전 규정을 성실히 준수”할 것을 서약.</w:t>
      </w:r>
    </w:p>
    <w:p w14:paraId="7CBCCA11" w14:textId="77777777" w:rsidR="000420B4" w:rsidRPr="000420B4" w:rsidRDefault="000420B4" w:rsidP="000420B4">
      <w:pPr>
        <w:numPr>
          <w:ilvl w:val="1"/>
          <w:numId w:val="23"/>
        </w:numPr>
      </w:pPr>
      <w:r w:rsidRPr="000420B4">
        <w:rPr>
          <w:b/>
          <w:bCs/>
        </w:rPr>
        <w:t>[D3]</w:t>
      </w:r>
      <w:r w:rsidRPr="000420B4">
        <w:t> – 보안서약서 제출 및 보안관리계획서 제출 의무 명시(법령 제76조 근거).</w:t>
      </w:r>
    </w:p>
    <w:p w14:paraId="71A0DA25" w14:textId="77777777" w:rsidR="000420B4" w:rsidRPr="000420B4" w:rsidRDefault="000420B4" w:rsidP="000420B4">
      <w:pPr>
        <w:numPr>
          <w:ilvl w:val="1"/>
          <w:numId w:val="23"/>
        </w:numPr>
      </w:pPr>
      <w:r w:rsidRPr="000420B4">
        <w:rPr>
          <w:b/>
          <w:bCs/>
        </w:rPr>
        <w:t>[D4]·[D5]</w:t>
      </w:r>
      <w:r w:rsidRPr="000420B4">
        <w:t> – 현장 안전교육·안전수칙·안전서약서 등 안전관리에 관한 구체적 절차와 서약 포함.</w:t>
      </w:r>
    </w:p>
    <w:p w14:paraId="42DDB3E7" w14:textId="77777777" w:rsidR="000420B4" w:rsidRPr="000420B4" w:rsidRDefault="000420B4" w:rsidP="000420B4">
      <w:pPr>
        <w:rPr>
          <w:b/>
          <w:bCs/>
        </w:rPr>
      </w:pPr>
      <w:r w:rsidRPr="000420B4">
        <w:rPr>
          <w:b/>
          <w:bCs/>
        </w:rPr>
        <w:t>판단 근거</w:t>
      </w:r>
    </w:p>
    <w:p w14:paraId="4E4B8580" w14:textId="77777777" w:rsidR="000420B4" w:rsidRPr="000420B4" w:rsidRDefault="000420B4" w:rsidP="000420B4">
      <w:pPr>
        <w:numPr>
          <w:ilvl w:val="0"/>
          <w:numId w:val="24"/>
        </w:numPr>
      </w:pPr>
      <w:r w:rsidRPr="000420B4">
        <w:rPr>
          <w:b/>
          <w:bCs/>
        </w:rPr>
        <w:t>법령 적용 여부</w:t>
      </w:r>
    </w:p>
    <w:p w14:paraId="424D5E82" w14:textId="77777777" w:rsidR="000420B4" w:rsidRPr="000420B4" w:rsidRDefault="000420B4" w:rsidP="000420B4">
      <w:pPr>
        <w:numPr>
          <w:ilvl w:val="1"/>
          <w:numId w:val="24"/>
        </w:numPr>
      </w:pPr>
      <w:r w:rsidRPr="000420B4">
        <w:t>R1</w:t>
      </w:r>
      <w:r w:rsidRPr="000420B4">
        <w:noBreakHyphen/>
        <w:t>5에서 제시된 건설·전기·정보통신·</w:t>
      </w:r>
      <w:proofErr w:type="spellStart"/>
      <w:r w:rsidRPr="000420B4">
        <w:t>디지털콘텐츠</w:t>
      </w:r>
      <w:proofErr w:type="spellEnd"/>
      <w:r w:rsidRPr="000420B4">
        <w:t>·지능정보화 관련 법령은 방재·방송 설비(전기·통신 설비) 사업에 일반적으로 적용되는 범주이며, 본 사업이 해당 범주에 들어간다고 판단할 수 있다(예: 전기·정보통신 설비는 전기공사업법·정보통신공사업법 적용).</w:t>
      </w:r>
    </w:p>
    <w:p w14:paraId="2D2F875B" w14:textId="77777777" w:rsidR="000420B4" w:rsidRPr="000420B4" w:rsidRDefault="000420B4" w:rsidP="000420B4">
      <w:pPr>
        <w:numPr>
          <w:ilvl w:val="0"/>
          <w:numId w:val="24"/>
        </w:numPr>
      </w:pPr>
      <w:r w:rsidRPr="000420B4">
        <w:rPr>
          <w:b/>
          <w:bCs/>
        </w:rPr>
        <w:t>문서상의 준수 확인</w:t>
      </w:r>
    </w:p>
    <w:p w14:paraId="136877A4" w14:textId="77777777" w:rsidR="000420B4" w:rsidRPr="000420B4" w:rsidRDefault="000420B4" w:rsidP="000420B4">
      <w:pPr>
        <w:numPr>
          <w:ilvl w:val="1"/>
          <w:numId w:val="24"/>
        </w:numPr>
      </w:pPr>
      <w:r w:rsidRPr="000420B4">
        <w:lastRenderedPageBreak/>
        <w:t>D1·D2의 보안·법령 준수 서약과 D3·D4·D5의 안전·보안 관리 절차는 **법령이 요구하는 ‘법령·규정 준수 의무’**를 계약 단계에서 확인하도록 설계돼 있다.</w:t>
      </w:r>
    </w:p>
    <w:p w14:paraId="29C2904B" w14:textId="77777777" w:rsidR="000420B4" w:rsidRPr="000420B4" w:rsidRDefault="000420B4" w:rsidP="000420B4">
      <w:pPr>
        <w:numPr>
          <w:ilvl w:val="1"/>
          <w:numId w:val="24"/>
        </w:numPr>
      </w:pPr>
      <w:r w:rsidRPr="000420B4">
        <w:t>그러나 </w:t>
      </w:r>
      <w:r w:rsidRPr="000420B4">
        <w:rPr>
          <w:b/>
          <w:bCs/>
        </w:rPr>
        <w:t>R1</w:t>
      </w:r>
      <w:r w:rsidRPr="000420B4">
        <w:t>이 요구하는 “허가·인가·면허를 받은 자”(예: 건설산업기본법·전기공사업법·정보통신공사업법 등) 여부에 대한 증빙은 D1</w:t>
      </w:r>
      <w:r w:rsidRPr="000420B4">
        <w:noBreakHyphen/>
        <w:t>D5에 </w:t>
      </w:r>
      <w:r w:rsidRPr="000420B4">
        <w:rPr>
          <w:b/>
          <w:bCs/>
        </w:rPr>
        <w:t>명시적으로 포함되지 않는다</w:t>
      </w:r>
      <w:r w:rsidRPr="000420B4">
        <w:t>.</w:t>
      </w:r>
    </w:p>
    <w:p w14:paraId="28264C30" w14:textId="77777777" w:rsidR="000420B4" w:rsidRPr="000420B4" w:rsidRDefault="000420B4" w:rsidP="000420B4">
      <w:pPr>
        <w:numPr>
          <w:ilvl w:val="0"/>
          <w:numId w:val="24"/>
        </w:numPr>
      </w:pPr>
      <w:r w:rsidRPr="000420B4">
        <w:rPr>
          <w:b/>
          <w:bCs/>
        </w:rPr>
        <w:t>결론</w:t>
      </w:r>
    </w:p>
    <w:p w14:paraId="60459717" w14:textId="77777777" w:rsidR="000420B4" w:rsidRPr="000420B4" w:rsidRDefault="000420B4" w:rsidP="000420B4">
      <w:pPr>
        <w:numPr>
          <w:ilvl w:val="1"/>
          <w:numId w:val="24"/>
        </w:numPr>
      </w:pPr>
      <w:r w:rsidRPr="000420B4">
        <w:t>서약·계획서 등은 </w:t>
      </w:r>
      <w:r w:rsidRPr="000420B4">
        <w:rPr>
          <w:b/>
          <w:bCs/>
        </w:rPr>
        <w:t>법령 준수 의지를 보여주지만</w:t>
      </w:r>
      <w:r w:rsidRPr="000420B4">
        <w:t>, 실제 허가·인가·면허 보유 여부, 그리고 “지능정보화 기본법”</w:t>
      </w:r>
      <w:proofErr w:type="spellStart"/>
      <w:r w:rsidRPr="000420B4">
        <w:t>에</w:t>
      </w:r>
      <w:proofErr w:type="spellEnd"/>
      <w:r w:rsidRPr="000420B4">
        <w:t xml:space="preserve"> 따른 사업 구분·승인 여부 등은 문서에서 확인할 수 없으므로 **추가 </w:t>
      </w:r>
      <w:proofErr w:type="gramStart"/>
      <w:r w:rsidRPr="000420B4">
        <w:t>확인!*</w:t>
      </w:r>
      <w:proofErr w:type="gramEnd"/>
      <w:r w:rsidRPr="000420B4">
        <w:t>*가 필요하다.</w:t>
      </w:r>
    </w:p>
    <w:p w14:paraId="68C23C66" w14:textId="77777777" w:rsidR="000420B4" w:rsidRPr="000420B4" w:rsidRDefault="000420B4" w:rsidP="000420B4">
      <w:pPr>
        <w:rPr>
          <w:b/>
          <w:bCs/>
        </w:rPr>
      </w:pPr>
      <w:r w:rsidRPr="000420B4">
        <w:rPr>
          <w:b/>
          <w:bCs/>
        </w:rPr>
        <w:t>추가 확인 필요사항</w:t>
      </w:r>
    </w:p>
    <w:p w14:paraId="7E93F63C" w14:textId="77777777" w:rsidR="000420B4" w:rsidRPr="000420B4" w:rsidRDefault="000420B4" w:rsidP="000420B4">
      <w:pPr>
        <w:numPr>
          <w:ilvl w:val="0"/>
          <w:numId w:val="25"/>
        </w:numPr>
      </w:pPr>
      <w:r w:rsidRPr="000420B4">
        <w:rPr>
          <w:b/>
          <w:bCs/>
        </w:rPr>
        <w:t>허가·인가·면허 증명</w:t>
      </w:r>
    </w:p>
    <w:p w14:paraId="0D5A4C31" w14:textId="77777777" w:rsidR="000420B4" w:rsidRPr="000420B4" w:rsidRDefault="000420B4" w:rsidP="000420B4">
      <w:pPr>
        <w:numPr>
          <w:ilvl w:val="1"/>
          <w:numId w:val="25"/>
        </w:numPr>
      </w:pPr>
      <w:r w:rsidRPr="000420B4">
        <w:t>계약 상대자가 건설산업기본법, 전기공사업법, 정보통신공사업법 등 해당 법령에 따른 사업자 등록·면허를 보유하고 있는지 확인.</w:t>
      </w:r>
    </w:p>
    <w:p w14:paraId="5C29B8F5" w14:textId="77777777" w:rsidR="000420B4" w:rsidRPr="000420B4" w:rsidRDefault="000420B4" w:rsidP="000420B4">
      <w:pPr>
        <w:numPr>
          <w:ilvl w:val="0"/>
          <w:numId w:val="25"/>
        </w:numPr>
      </w:pPr>
      <w:r w:rsidRPr="000420B4">
        <w:rPr>
          <w:b/>
          <w:bCs/>
        </w:rPr>
        <w:t>사업 구분 승인</w:t>
      </w:r>
    </w:p>
    <w:p w14:paraId="47A981F2" w14:textId="77777777" w:rsidR="000420B4" w:rsidRPr="000420B4" w:rsidRDefault="000420B4" w:rsidP="000420B4">
      <w:pPr>
        <w:numPr>
          <w:ilvl w:val="1"/>
          <w:numId w:val="25"/>
        </w:numPr>
      </w:pPr>
      <w:r w:rsidRPr="000420B4">
        <w:t>해당 사업이 “지능정보화 기본법 제3조제2호”</w:t>
      </w:r>
      <w:proofErr w:type="spellStart"/>
      <w:r w:rsidRPr="000420B4">
        <w:t>에</w:t>
      </w:r>
      <w:proofErr w:type="spellEnd"/>
      <w:r w:rsidRPr="000420B4">
        <w:t xml:space="preserve"> 해당하는 ‘정보화 사업’</w:t>
      </w:r>
      <w:proofErr w:type="spellStart"/>
      <w:r w:rsidRPr="000420B4">
        <w:t>으로</w:t>
      </w:r>
      <w:proofErr w:type="spellEnd"/>
      <w:r w:rsidRPr="000420B4">
        <w:t xml:space="preserve"> 공식 인정받았는지 여부(중앙관서 장의 인정 여부 포함).</w:t>
      </w:r>
    </w:p>
    <w:p w14:paraId="4CEAECD1" w14:textId="77777777" w:rsidR="000420B4" w:rsidRPr="000420B4" w:rsidRDefault="000420B4" w:rsidP="000420B4">
      <w:pPr>
        <w:numPr>
          <w:ilvl w:val="0"/>
          <w:numId w:val="25"/>
        </w:numPr>
      </w:pPr>
      <w:r w:rsidRPr="000420B4">
        <w:rPr>
          <w:b/>
          <w:bCs/>
        </w:rPr>
        <w:t>소프트웨어·</w:t>
      </w:r>
      <w:proofErr w:type="spellStart"/>
      <w:r w:rsidRPr="000420B4">
        <w:rPr>
          <w:b/>
          <w:bCs/>
        </w:rPr>
        <w:t>디지털콘텐츠</w:t>
      </w:r>
      <w:proofErr w:type="spellEnd"/>
      <w:r w:rsidRPr="000420B4">
        <w:rPr>
          <w:b/>
          <w:bCs/>
        </w:rPr>
        <w:t xml:space="preserve"> 관련 인증</w:t>
      </w:r>
    </w:p>
    <w:p w14:paraId="6B8BE7D6" w14:textId="77777777" w:rsidR="000420B4" w:rsidRPr="000420B4" w:rsidRDefault="000420B4" w:rsidP="000420B4">
      <w:pPr>
        <w:numPr>
          <w:ilvl w:val="1"/>
          <w:numId w:val="25"/>
        </w:numPr>
      </w:pPr>
      <w:r w:rsidRPr="000420B4">
        <w:t>R5에서 요구하는 “정보통신 진흥 및 융합 활성화 등에 관한 특별법”</w:t>
      </w:r>
      <w:proofErr w:type="spellStart"/>
      <w:r w:rsidRPr="000420B4">
        <w:t>에</w:t>
      </w:r>
      <w:proofErr w:type="spellEnd"/>
      <w:r w:rsidRPr="000420B4">
        <w:t xml:space="preserve"> 따른 기술·서비스 지정·임시허가·규제특례 여부.</w:t>
      </w:r>
    </w:p>
    <w:p w14:paraId="7149FBBE" w14:textId="77777777" w:rsidR="000420B4" w:rsidRPr="000420B4" w:rsidRDefault="000420B4" w:rsidP="000420B4">
      <w:pPr>
        <w:numPr>
          <w:ilvl w:val="0"/>
          <w:numId w:val="25"/>
        </w:numPr>
      </w:pPr>
      <w:r w:rsidRPr="000420B4">
        <w:rPr>
          <w:b/>
          <w:bCs/>
        </w:rPr>
        <w:t>보안관리계획서 실물</w:t>
      </w:r>
    </w:p>
    <w:p w14:paraId="3E4BA3BB" w14:textId="77777777" w:rsidR="000420B4" w:rsidRPr="000420B4" w:rsidRDefault="000420B4" w:rsidP="000420B4">
      <w:pPr>
        <w:numPr>
          <w:ilvl w:val="1"/>
          <w:numId w:val="25"/>
        </w:numPr>
      </w:pPr>
      <w:r w:rsidRPr="000420B4">
        <w:t xml:space="preserve">D3에서 요구한 보안관리계획서가 실제 제출·검토되었는지, 내용이 법령 제76조(보안 위반 시 </w:t>
      </w:r>
      <w:proofErr w:type="spellStart"/>
      <w:r w:rsidRPr="000420B4">
        <w:t>위약벌</w:t>
      </w:r>
      <w:proofErr w:type="spellEnd"/>
      <w:r w:rsidRPr="000420B4">
        <w:t>)와 일치하는지 확인.</w:t>
      </w:r>
    </w:p>
    <w:p w14:paraId="76D51293" w14:textId="77777777" w:rsidR="000420B4" w:rsidRPr="000420B4" w:rsidRDefault="000420B4" w:rsidP="000420B4">
      <w:pPr>
        <w:numPr>
          <w:ilvl w:val="0"/>
          <w:numId w:val="25"/>
        </w:numPr>
      </w:pPr>
      <w:r w:rsidRPr="000420B4">
        <w:rPr>
          <w:b/>
          <w:bCs/>
        </w:rPr>
        <w:t>안전교육 이수 확인</w:t>
      </w:r>
    </w:p>
    <w:p w14:paraId="673682D7" w14:textId="77777777" w:rsidR="000420B4" w:rsidRPr="000420B4" w:rsidRDefault="000420B4" w:rsidP="000420B4">
      <w:pPr>
        <w:numPr>
          <w:ilvl w:val="1"/>
          <w:numId w:val="25"/>
        </w:numPr>
      </w:pPr>
      <w:r w:rsidRPr="000420B4">
        <w:t>D4·D5에 명시된 안전교육·훈련이 실제 시행되었으며, 교육 이수 기록이 보관·관리되고 있는지 검증.</w:t>
      </w:r>
    </w:p>
    <w:p w14:paraId="3146729C" w14:textId="77777777" w:rsidR="000420B4" w:rsidRPr="000420B4" w:rsidRDefault="000420B4" w:rsidP="000420B4">
      <w:pPr>
        <w:rPr>
          <w:b/>
          <w:bCs/>
        </w:rPr>
      </w:pPr>
      <w:r w:rsidRPr="000420B4">
        <w:rPr>
          <w:b/>
          <w:bCs/>
        </w:rPr>
        <w:t>Regulation Evidence</w:t>
      </w:r>
    </w:p>
    <w:p w14:paraId="76A791DA" w14:textId="77777777" w:rsidR="000420B4" w:rsidRPr="000420B4" w:rsidRDefault="000420B4" w:rsidP="000420B4">
      <w:r w:rsidRPr="000420B4">
        <w:lastRenderedPageBreak/>
        <w:t>[R1] guidelines/</w:t>
      </w:r>
      <w:proofErr w:type="spellStart"/>
      <w:r w:rsidRPr="000420B4">
        <w:t>국가를당사자로하는계약에관한법률시행령</w:t>
      </w:r>
      <w:proofErr w:type="spellEnd"/>
      <w:r w:rsidRPr="000420B4">
        <w:t xml:space="preserve">_20260102.pdf | page 21 | retrieve=0.6113 | </w:t>
      </w:r>
      <w:proofErr w:type="spellStart"/>
      <w:r w:rsidRPr="000420B4">
        <w:t>rerank</w:t>
      </w:r>
      <w:proofErr w:type="spellEnd"/>
      <w:r w:rsidRPr="000420B4">
        <w:t>=0.0128</w:t>
      </w:r>
    </w:p>
    <w:p w14:paraId="15934777" w14:textId="77777777" w:rsidR="000420B4" w:rsidRPr="000420B4" w:rsidRDefault="000420B4" w:rsidP="000420B4">
      <w:r w:rsidRPr="000420B4">
        <w:t>[R2] guidelines/</w:t>
      </w:r>
      <w:proofErr w:type="spellStart"/>
      <w:r w:rsidRPr="000420B4">
        <w:t>국가를당사자로하는계약에관한법률시행령</w:t>
      </w:r>
      <w:proofErr w:type="spellEnd"/>
      <w:r w:rsidRPr="000420B4">
        <w:t xml:space="preserve">_20260102.pdf | page 23 | retrieve=0.5810 | </w:t>
      </w:r>
      <w:proofErr w:type="spellStart"/>
      <w:r w:rsidRPr="000420B4">
        <w:t>rerank</w:t>
      </w:r>
      <w:proofErr w:type="spellEnd"/>
      <w:r w:rsidRPr="000420B4">
        <w:t>=0.0083</w:t>
      </w:r>
    </w:p>
    <w:p w14:paraId="4E297007" w14:textId="77777777" w:rsidR="000420B4" w:rsidRPr="000420B4" w:rsidRDefault="000420B4" w:rsidP="000420B4">
      <w:r w:rsidRPr="000420B4">
        <w:t xml:space="preserve">[R3] guidelines/KHNP_계약규정시행세칙_54차_20251002.pdf | page 45 | retrieve=0.5935 | </w:t>
      </w:r>
      <w:proofErr w:type="spellStart"/>
      <w:r w:rsidRPr="000420B4">
        <w:t>rerank</w:t>
      </w:r>
      <w:proofErr w:type="spellEnd"/>
      <w:r w:rsidRPr="000420B4">
        <w:t>=0.0078</w:t>
      </w:r>
    </w:p>
    <w:p w14:paraId="26BBA78B" w14:textId="77777777" w:rsidR="000420B4" w:rsidRPr="000420B4" w:rsidRDefault="000420B4" w:rsidP="000420B4">
      <w:r w:rsidRPr="000420B4">
        <w:t xml:space="preserve">[R4] guidelines/KHNP_계약규정시행세칙_54차_20251002.pdf | page 35 | retrieve=0.5888 | </w:t>
      </w:r>
      <w:proofErr w:type="spellStart"/>
      <w:r w:rsidRPr="000420B4">
        <w:t>rerank</w:t>
      </w:r>
      <w:proofErr w:type="spellEnd"/>
      <w:r w:rsidRPr="000420B4">
        <w:t>=0.0061</w:t>
      </w:r>
    </w:p>
    <w:p w14:paraId="081741A9" w14:textId="77777777" w:rsidR="000420B4" w:rsidRPr="000420B4" w:rsidRDefault="000420B4" w:rsidP="000420B4">
      <w:r w:rsidRPr="000420B4">
        <w:t>[R5] guidelines/</w:t>
      </w:r>
      <w:proofErr w:type="spellStart"/>
      <w:r w:rsidRPr="000420B4">
        <w:t>소프트웨어진흥법시행령</w:t>
      </w:r>
      <w:proofErr w:type="spellEnd"/>
      <w:r w:rsidRPr="000420B4">
        <w:t xml:space="preserve">_20260102.pdf | page 17 | retrieve=0.6104 | </w:t>
      </w:r>
      <w:proofErr w:type="spellStart"/>
      <w:r w:rsidRPr="000420B4">
        <w:t>rerank</w:t>
      </w:r>
      <w:proofErr w:type="spellEnd"/>
      <w:r w:rsidRPr="000420B4">
        <w:t>=0.0052</w:t>
      </w:r>
    </w:p>
    <w:p w14:paraId="7F3EB2C7" w14:textId="77777777" w:rsidR="000420B4" w:rsidRPr="000420B4" w:rsidRDefault="000420B4" w:rsidP="000420B4">
      <w:pPr>
        <w:rPr>
          <w:b/>
          <w:bCs/>
        </w:rPr>
      </w:pPr>
      <w:r w:rsidRPr="000420B4">
        <w:rPr>
          <w:b/>
          <w:bCs/>
        </w:rPr>
        <w:t>Document Evidence</w:t>
      </w:r>
    </w:p>
    <w:p w14:paraId="235D79F3" w14:textId="77777777" w:rsidR="000420B4" w:rsidRPr="000420B4" w:rsidRDefault="000420B4" w:rsidP="000420B4">
      <w:r w:rsidRPr="000420B4">
        <w:t xml:space="preserve">[D1] 고리본부 방재방송설비 구매규격서.pdf | page 25 | retrieve=0.5495 | </w:t>
      </w:r>
      <w:proofErr w:type="spellStart"/>
      <w:r w:rsidRPr="000420B4">
        <w:t>rerank</w:t>
      </w:r>
      <w:proofErr w:type="spellEnd"/>
      <w:r w:rsidRPr="000420B4">
        <w:t>=0.0185</w:t>
      </w:r>
    </w:p>
    <w:p w14:paraId="541C2A48" w14:textId="77777777" w:rsidR="000420B4" w:rsidRPr="000420B4" w:rsidRDefault="000420B4" w:rsidP="000420B4">
      <w:pPr>
        <w:numPr>
          <w:ilvl w:val="0"/>
          <w:numId w:val="26"/>
        </w:numPr>
      </w:pPr>
    </w:p>
    <w:p w14:paraId="578EDF2D" w14:textId="77777777" w:rsidR="000420B4" w:rsidRPr="000420B4" w:rsidRDefault="000420B4" w:rsidP="000420B4">
      <w:pPr>
        <w:numPr>
          <w:ilvl w:val="1"/>
          <w:numId w:val="26"/>
        </w:numPr>
      </w:pPr>
    </w:p>
    <w:p w14:paraId="1F14A514" w14:textId="77777777" w:rsidR="000420B4" w:rsidRPr="000420B4" w:rsidRDefault="000420B4" w:rsidP="000420B4">
      <w:pPr>
        <w:numPr>
          <w:ilvl w:val="2"/>
          <w:numId w:val="26"/>
        </w:numPr>
      </w:pPr>
    </w:p>
    <w:p w14:paraId="760DC109" w14:textId="77777777" w:rsidR="000420B4" w:rsidRPr="000420B4" w:rsidRDefault="000420B4" w:rsidP="000420B4">
      <w:pPr>
        <w:numPr>
          <w:ilvl w:val="3"/>
          <w:numId w:val="26"/>
        </w:numPr>
      </w:pPr>
    </w:p>
    <w:p w14:paraId="08B36F22" w14:textId="77777777" w:rsidR="000420B4" w:rsidRPr="000420B4" w:rsidRDefault="000420B4" w:rsidP="000420B4">
      <w:pPr>
        <w:numPr>
          <w:ilvl w:val="4"/>
          <w:numId w:val="26"/>
        </w:numPr>
      </w:pPr>
    </w:p>
    <w:p w14:paraId="66BB1E60" w14:textId="77777777" w:rsidR="000420B4" w:rsidRPr="000420B4" w:rsidRDefault="000420B4" w:rsidP="000420B4">
      <w:r w:rsidRPr="000420B4">
        <w:t xml:space="preserve">[D2] 고리본부 방재방송설비 구매규격서.pdf | page 26 | retrieve=0.5508 | </w:t>
      </w:r>
      <w:proofErr w:type="spellStart"/>
      <w:r w:rsidRPr="000420B4">
        <w:t>rerank</w:t>
      </w:r>
      <w:proofErr w:type="spellEnd"/>
      <w:r w:rsidRPr="000420B4">
        <w:t>=0.0169</w:t>
      </w:r>
    </w:p>
    <w:p w14:paraId="33893D77" w14:textId="77777777" w:rsidR="000420B4" w:rsidRPr="000420B4" w:rsidRDefault="000420B4" w:rsidP="000420B4">
      <w:pPr>
        <w:numPr>
          <w:ilvl w:val="0"/>
          <w:numId w:val="27"/>
        </w:numPr>
      </w:pPr>
    </w:p>
    <w:p w14:paraId="3307C9FC" w14:textId="77777777" w:rsidR="000420B4" w:rsidRPr="000420B4" w:rsidRDefault="000420B4" w:rsidP="000420B4">
      <w:pPr>
        <w:numPr>
          <w:ilvl w:val="1"/>
          <w:numId w:val="27"/>
        </w:numPr>
      </w:pPr>
    </w:p>
    <w:p w14:paraId="4CDC9486" w14:textId="77777777" w:rsidR="000420B4" w:rsidRPr="000420B4" w:rsidRDefault="000420B4" w:rsidP="000420B4">
      <w:pPr>
        <w:numPr>
          <w:ilvl w:val="2"/>
          <w:numId w:val="27"/>
        </w:numPr>
      </w:pPr>
    </w:p>
    <w:p w14:paraId="453AB990" w14:textId="77777777" w:rsidR="000420B4" w:rsidRPr="000420B4" w:rsidRDefault="000420B4" w:rsidP="000420B4">
      <w:pPr>
        <w:numPr>
          <w:ilvl w:val="3"/>
          <w:numId w:val="27"/>
        </w:numPr>
      </w:pPr>
    </w:p>
    <w:p w14:paraId="78ED9DD4" w14:textId="77777777" w:rsidR="000420B4" w:rsidRPr="000420B4" w:rsidRDefault="000420B4" w:rsidP="000420B4">
      <w:pPr>
        <w:numPr>
          <w:ilvl w:val="4"/>
          <w:numId w:val="27"/>
        </w:numPr>
      </w:pPr>
    </w:p>
    <w:p w14:paraId="4ECCCA05" w14:textId="77777777" w:rsidR="000420B4" w:rsidRPr="000420B4" w:rsidRDefault="000420B4" w:rsidP="000420B4">
      <w:r w:rsidRPr="000420B4">
        <w:t xml:space="preserve">[D3] 고리본부 방재방송설비 구매규격서.pdf | page 4 | retrieve=0.5417 | </w:t>
      </w:r>
      <w:proofErr w:type="spellStart"/>
      <w:r w:rsidRPr="000420B4">
        <w:t>rerank</w:t>
      </w:r>
      <w:proofErr w:type="spellEnd"/>
      <w:r w:rsidRPr="000420B4">
        <w:t>=0.0032</w:t>
      </w:r>
    </w:p>
    <w:p w14:paraId="216F1356" w14:textId="77777777" w:rsidR="000420B4" w:rsidRPr="000420B4" w:rsidRDefault="000420B4" w:rsidP="000420B4">
      <w:r w:rsidRPr="000420B4">
        <w:t xml:space="preserve">[D4] 고리본부 방재방송설비 구매규격서.pdf | page 39 | retrieve=0.5157 | </w:t>
      </w:r>
      <w:proofErr w:type="spellStart"/>
      <w:r w:rsidRPr="000420B4">
        <w:t>rerank</w:t>
      </w:r>
      <w:proofErr w:type="spellEnd"/>
      <w:r w:rsidRPr="000420B4">
        <w:t>=0.0020</w:t>
      </w:r>
    </w:p>
    <w:p w14:paraId="3D4584D6" w14:textId="77777777" w:rsidR="000420B4" w:rsidRPr="000420B4" w:rsidRDefault="000420B4" w:rsidP="000420B4">
      <w:r w:rsidRPr="000420B4">
        <w:lastRenderedPageBreak/>
        <w:t xml:space="preserve">[D5] 고리본부 방재방송설비 구매규격서.pdf | page 38 | retrieve=0.5545 | </w:t>
      </w:r>
      <w:proofErr w:type="spellStart"/>
      <w:r w:rsidRPr="000420B4">
        <w:t>rerank</w:t>
      </w:r>
      <w:proofErr w:type="spellEnd"/>
      <w:r w:rsidRPr="000420B4">
        <w:t>=0.0016</w:t>
      </w:r>
    </w:p>
    <w:p w14:paraId="0594D006" w14:textId="77777777" w:rsidR="000420B4" w:rsidRPr="000420B4" w:rsidRDefault="000420B4">
      <w:pPr>
        <w:rPr>
          <w:rFonts w:hint="eastAsia"/>
        </w:rPr>
      </w:pPr>
    </w:p>
    <w:sectPr w:rsidR="000420B4" w:rsidRPr="000420B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B3975"/>
    <w:multiLevelType w:val="multilevel"/>
    <w:tmpl w:val="16541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00BB9"/>
    <w:multiLevelType w:val="multilevel"/>
    <w:tmpl w:val="F0D84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56E33"/>
    <w:multiLevelType w:val="multilevel"/>
    <w:tmpl w:val="F29CD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007949"/>
    <w:multiLevelType w:val="multilevel"/>
    <w:tmpl w:val="9612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B6DFE"/>
    <w:multiLevelType w:val="multilevel"/>
    <w:tmpl w:val="E2DE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13471"/>
    <w:multiLevelType w:val="multilevel"/>
    <w:tmpl w:val="3F60A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1399C"/>
    <w:multiLevelType w:val="multilevel"/>
    <w:tmpl w:val="BACE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13664"/>
    <w:multiLevelType w:val="multilevel"/>
    <w:tmpl w:val="97A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72B02"/>
    <w:multiLevelType w:val="multilevel"/>
    <w:tmpl w:val="3C3C5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257D0"/>
    <w:multiLevelType w:val="multilevel"/>
    <w:tmpl w:val="0E18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344B1B"/>
    <w:multiLevelType w:val="multilevel"/>
    <w:tmpl w:val="2872F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E6581"/>
    <w:multiLevelType w:val="multilevel"/>
    <w:tmpl w:val="A92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F28EA"/>
    <w:multiLevelType w:val="multilevel"/>
    <w:tmpl w:val="99B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3415D"/>
    <w:multiLevelType w:val="multilevel"/>
    <w:tmpl w:val="789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14F55"/>
    <w:multiLevelType w:val="multilevel"/>
    <w:tmpl w:val="6BBEC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514A1"/>
    <w:multiLevelType w:val="multilevel"/>
    <w:tmpl w:val="24C2A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84F23"/>
    <w:multiLevelType w:val="multilevel"/>
    <w:tmpl w:val="589CC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23F24"/>
    <w:multiLevelType w:val="multilevel"/>
    <w:tmpl w:val="2884C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3347B"/>
    <w:multiLevelType w:val="multilevel"/>
    <w:tmpl w:val="246A4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970AF7"/>
    <w:multiLevelType w:val="multilevel"/>
    <w:tmpl w:val="D4D6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215342"/>
    <w:multiLevelType w:val="multilevel"/>
    <w:tmpl w:val="BB1A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35155"/>
    <w:multiLevelType w:val="multilevel"/>
    <w:tmpl w:val="E4005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590F21"/>
    <w:multiLevelType w:val="multilevel"/>
    <w:tmpl w:val="51C43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081CE6"/>
    <w:multiLevelType w:val="multilevel"/>
    <w:tmpl w:val="B0F8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C31DC"/>
    <w:multiLevelType w:val="multilevel"/>
    <w:tmpl w:val="EAA8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A1BBE"/>
    <w:multiLevelType w:val="multilevel"/>
    <w:tmpl w:val="077A5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245FB"/>
    <w:multiLevelType w:val="multilevel"/>
    <w:tmpl w:val="FD4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795719">
    <w:abstractNumId w:val="13"/>
  </w:num>
  <w:num w:numId="2" w16cid:durableId="1059592038">
    <w:abstractNumId w:val="7"/>
  </w:num>
  <w:num w:numId="3" w16cid:durableId="371226055">
    <w:abstractNumId w:val="11"/>
  </w:num>
  <w:num w:numId="4" w16cid:durableId="1842503599">
    <w:abstractNumId w:val="26"/>
  </w:num>
  <w:num w:numId="5" w16cid:durableId="1691493604">
    <w:abstractNumId w:val="25"/>
  </w:num>
  <w:num w:numId="6" w16cid:durableId="198015617">
    <w:abstractNumId w:val="4"/>
  </w:num>
  <w:num w:numId="7" w16cid:durableId="1240604206">
    <w:abstractNumId w:val="6"/>
  </w:num>
  <w:num w:numId="8" w16cid:durableId="825246344">
    <w:abstractNumId w:val="23"/>
  </w:num>
  <w:num w:numId="9" w16cid:durableId="2052027246">
    <w:abstractNumId w:val="5"/>
  </w:num>
  <w:num w:numId="10" w16cid:durableId="1210923159">
    <w:abstractNumId w:val="21"/>
  </w:num>
  <w:num w:numId="11" w16cid:durableId="1681736994">
    <w:abstractNumId w:val="9"/>
  </w:num>
  <w:num w:numId="12" w16cid:durableId="870267756">
    <w:abstractNumId w:val="10"/>
  </w:num>
  <w:num w:numId="13" w16cid:durableId="2006667585">
    <w:abstractNumId w:val="16"/>
  </w:num>
  <w:num w:numId="14" w16cid:durableId="1160149215">
    <w:abstractNumId w:val="22"/>
  </w:num>
  <w:num w:numId="15" w16cid:durableId="1662389560">
    <w:abstractNumId w:val="20"/>
  </w:num>
  <w:num w:numId="16" w16cid:durableId="931547374">
    <w:abstractNumId w:val="3"/>
  </w:num>
  <w:num w:numId="17" w16cid:durableId="712120128">
    <w:abstractNumId w:val="19"/>
  </w:num>
  <w:num w:numId="18" w16cid:durableId="1528524089">
    <w:abstractNumId w:val="12"/>
  </w:num>
  <w:num w:numId="19" w16cid:durableId="1888834298">
    <w:abstractNumId w:val="24"/>
  </w:num>
  <w:num w:numId="20" w16cid:durableId="2072534956">
    <w:abstractNumId w:val="0"/>
  </w:num>
  <w:num w:numId="21" w16cid:durableId="860776643">
    <w:abstractNumId w:val="17"/>
  </w:num>
  <w:num w:numId="22" w16cid:durableId="1886985669">
    <w:abstractNumId w:val="1"/>
  </w:num>
  <w:num w:numId="23" w16cid:durableId="338970631">
    <w:abstractNumId w:val="8"/>
  </w:num>
  <w:num w:numId="24" w16cid:durableId="574050362">
    <w:abstractNumId w:val="2"/>
  </w:num>
  <w:num w:numId="25" w16cid:durableId="675307081">
    <w:abstractNumId w:val="18"/>
  </w:num>
  <w:num w:numId="26" w16cid:durableId="1640183151">
    <w:abstractNumId w:val="15"/>
  </w:num>
  <w:num w:numId="27" w16cid:durableId="319499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F79B6"/>
    <w:rsid w:val="000420B4"/>
    <w:rsid w:val="000F79B6"/>
    <w:rsid w:val="003343DC"/>
    <w:rsid w:val="00404751"/>
    <w:rsid w:val="005C5F75"/>
    <w:rsid w:val="006151C6"/>
    <w:rsid w:val="00712051"/>
    <w:rsid w:val="00762853"/>
    <w:rsid w:val="00931F90"/>
    <w:rsid w:val="00DA4C9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71BF"/>
  <w15:chartTrackingRefBased/>
  <w15:docId w15:val="{70489EA5-4DB7-4383-9277-FC1E46F3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2853"/>
    <w:pPr>
      <w:widowControl w:val="0"/>
      <w:wordWrap w:val="0"/>
      <w:autoSpaceDE w:val="0"/>
      <w:autoSpaceDN w:val="0"/>
    </w:pPr>
  </w:style>
  <w:style w:type="paragraph" w:styleId="1">
    <w:name w:val="heading 1"/>
    <w:basedOn w:val="a"/>
    <w:next w:val="a"/>
    <w:link w:val="1Char"/>
    <w:uiPriority w:val="9"/>
    <w:qFormat/>
    <w:rsid w:val="000F79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F79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F79B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0F79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F79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F79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F79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F79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F79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F79B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F79B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F79B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0F79B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F79B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F79B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F79B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F79B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F79B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F7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F79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79B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F79B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F79B6"/>
    <w:pPr>
      <w:spacing w:before="160" w:after="160"/>
      <w:jc w:val="center"/>
    </w:pPr>
    <w:rPr>
      <w:i/>
      <w:iCs/>
      <w:color w:val="404040" w:themeColor="text1" w:themeTint="BF"/>
    </w:rPr>
  </w:style>
  <w:style w:type="character" w:customStyle="1" w:styleId="Char1">
    <w:name w:val="인용 Char"/>
    <w:basedOn w:val="a0"/>
    <w:link w:val="a5"/>
    <w:uiPriority w:val="29"/>
    <w:rsid w:val="000F79B6"/>
    <w:rPr>
      <w:i/>
      <w:iCs/>
      <w:color w:val="404040" w:themeColor="text1" w:themeTint="BF"/>
    </w:rPr>
  </w:style>
  <w:style w:type="paragraph" w:styleId="a6">
    <w:name w:val="List Paragraph"/>
    <w:basedOn w:val="a"/>
    <w:uiPriority w:val="34"/>
    <w:qFormat/>
    <w:rsid w:val="000F79B6"/>
    <w:pPr>
      <w:ind w:left="720"/>
      <w:contextualSpacing/>
    </w:pPr>
  </w:style>
  <w:style w:type="character" w:styleId="a7">
    <w:name w:val="Intense Emphasis"/>
    <w:basedOn w:val="a0"/>
    <w:uiPriority w:val="21"/>
    <w:qFormat/>
    <w:rsid w:val="000F79B6"/>
    <w:rPr>
      <w:i/>
      <w:iCs/>
      <w:color w:val="365F91" w:themeColor="accent1" w:themeShade="BF"/>
    </w:rPr>
  </w:style>
  <w:style w:type="paragraph" w:styleId="a8">
    <w:name w:val="Intense Quote"/>
    <w:basedOn w:val="a"/>
    <w:next w:val="a"/>
    <w:link w:val="Char2"/>
    <w:uiPriority w:val="30"/>
    <w:qFormat/>
    <w:rsid w:val="000F79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0F79B6"/>
    <w:rPr>
      <w:i/>
      <w:iCs/>
      <w:color w:val="365F91" w:themeColor="accent1" w:themeShade="BF"/>
    </w:rPr>
  </w:style>
  <w:style w:type="character" w:styleId="a9">
    <w:name w:val="Intense Reference"/>
    <w:basedOn w:val="a0"/>
    <w:uiPriority w:val="32"/>
    <w:qFormat/>
    <w:rsid w:val="000F79B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755517">
      <w:bodyDiv w:val="1"/>
      <w:marLeft w:val="0"/>
      <w:marRight w:val="0"/>
      <w:marTop w:val="0"/>
      <w:marBottom w:val="0"/>
      <w:divBdr>
        <w:top w:val="none" w:sz="0" w:space="0" w:color="auto"/>
        <w:left w:val="none" w:sz="0" w:space="0" w:color="auto"/>
        <w:bottom w:val="none" w:sz="0" w:space="0" w:color="auto"/>
        <w:right w:val="none" w:sz="0" w:space="0" w:color="auto"/>
      </w:divBdr>
      <w:divsChild>
        <w:div w:id="446628805">
          <w:marLeft w:val="0"/>
          <w:marRight w:val="0"/>
          <w:marTop w:val="0"/>
          <w:marBottom w:val="0"/>
          <w:divBdr>
            <w:top w:val="none" w:sz="0" w:space="0" w:color="auto"/>
            <w:left w:val="none" w:sz="0" w:space="0" w:color="auto"/>
            <w:bottom w:val="none" w:sz="0" w:space="0" w:color="auto"/>
            <w:right w:val="none" w:sz="0" w:space="0" w:color="auto"/>
          </w:divBdr>
          <w:divsChild>
            <w:div w:id="1207328645">
              <w:marLeft w:val="0"/>
              <w:marRight w:val="0"/>
              <w:marTop w:val="0"/>
              <w:marBottom w:val="0"/>
              <w:divBdr>
                <w:top w:val="none" w:sz="0" w:space="0" w:color="auto"/>
                <w:left w:val="none" w:sz="0" w:space="0" w:color="auto"/>
                <w:bottom w:val="none" w:sz="0" w:space="0" w:color="auto"/>
                <w:right w:val="none" w:sz="0" w:space="0" w:color="auto"/>
              </w:divBdr>
              <w:divsChild>
                <w:div w:id="950629015">
                  <w:marLeft w:val="0"/>
                  <w:marRight w:val="0"/>
                  <w:marTop w:val="0"/>
                  <w:marBottom w:val="0"/>
                  <w:divBdr>
                    <w:top w:val="none" w:sz="0" w:space="0" w:color="auto"/>
                    <w:left w:val="none" w:sz="0" w:space="0" w:color="auto"/>
                    <w:bottom w:val="none" w:sz="0" w:space="0" w:color="auto"/>
                    <w:right w:val="none" w:sz="0" w:space="0" w:color="auto"/>
                  </w:divBdr>
                  <w:divsChild>
                    <w:div w:id="1288122213">
                      <w:marLeft w:val="0"/>
                      <w:marRight w:val="0"/>
                      <w:marTop w:val="0"/>
                      <w:marBottom w:val="0"/>
                      <w:divBdr>
                        <w:top w:val="none" w:sz="0" w:space="0" w:color="auto"/>
                        <w:left w:val="none" w:sz="0" w:space="0" w:color="auto"/>
                        <w:bottom w:val="none" w:sz="0" w:space="0" w:color="auto"/>
                        <w:right w:val="none" w:sz="0" w:space="0" w:color="auto"/>
                      </w:divBdr>
                      <w:divsChild>
                        <w:div w:id="98264330">
                          <w:marLeft w:val="0"/>
                          <w:marRight w:val="0"/>
                          <w:marTop w:val="0"/>
                          <w:marBottom w:val="0"/>
                          <w:divBdr>
                            <w:top w:val="none" w:sz="0" w:space="0" w:color="auto"/>
                            <w:left w:val="none" w:sz="0" w:space="0" w:color="auto"/>
                            <w:bottom w:val="none" w:sz="0" w:space="0" w:color="auto"/>
                            <w:right w:val="none" w:sz="0" w:space="0" w:color="auto"/>
                          </w:divBdr>
                          <w:divsChild>
                            <w:div w:id="1932466802">
                              <w:marLeft w:val="0"/>
                              <w:marRight w:val="0"/>
                              <w:marTop w:val="0"/>
                              <w:marBottom w:val="0"/>
                              <w:divBdr>
                                <w:top w:val="none" w:sz="0" w:space="0" w:color="auto"/>
                                <w:left w:val="none" w:sz="0" w:space="0" w:color="auto"/>
                                <w:bottom w:val="none" w:sz="0" w:space="0" w:color="auto"/>
                                <w:right w:val="none" w:sz="0" w:space="0" w:color="auto"/>
                              </w:divBdr>
                              <w:divsChild>
                                <w:div w:id="872813118">
                                  <w:marLeft w:val="0"/>
                                  <w:marRight w:val="0"/>
                                  <w:marTop w:val="0"/>
                                  <w:marBottom w:val="0"/>
                                  <w:divBdr>
                                    <w:top w:val="none" w:sz="0" w:space="0" w:color="auto"/>
                                    <w:left w:val="none" w:sz="0" w:space="0" w:color="auto"/>
                                    <w:bottom w:val="none" w:sz="0" w:space="0" w:color="auto"/>
                                    <w:right w:val="none" w:sz="0" w:space="0" w:color="auto"/>
                                  </w:divBdr>
                                  <w:divsChild>
                                    <w:div w:id="924069586">
                                      <w:marLeft w:val="0"/>
                                      <w:marRight w:val="0"/>
                                      <w:marTop w:val="0"/>
                                      <w:marBottom w:val="0"/>
                                      <w:divBdr>
                                        <w:top w:val="none" w:sz="0" w:space="0" w:color="auto"/>
                                        <w:left w:val="none" w:sz="0" w:space="0" w:color="auto"/>
                                        <w:bottom w:val="none" w:sz="0" w:space="0" w:color="auto"/>
                                        <w:right w:val="none" w:sz="0" w:space="0" w:color="auto"/>
                                      </w:divBdr>
                                      <w:divsChild>
                                        <w:div w:id="770198882">
                                          <w:marLeft w:val="0"/>
                                          <w:marRight w:val="0"/>
                                          <w:marTop w:val="0"/>
                                          <w:marBottom w:val="0"/>
                                          <w:divBdr>
                                            <w:top w:val="none" w:sz="0" w:space="0" w:color="auto"/>
                                            <w:left w:val="none" w:sz="0" w:space="0" w:color="auto"/>
                                            <w:bottom w:val="none" w:sz="0" w:space="0" w:color="auto"/>
                                            <w:right w:val="none" w:sz="0" w:space="0" w:color="auto"/>
                                          </w:divBdr>
                                          <w:divsChild>
                                            <w:div w:id="791486514">
                                              <w:marLeft w:val="0"/>
                                              <w:marRight w:val="0"/>
                                              <w:marTop w:val="0"/>
                                              <w:marBottom w:val="0"/>
                                              <w:divBdr>
                                                <w:top w:val="none" w:sz="0" w:space="0" w:color="auto"/>
                                                <w:left w:val="none" w:sz="0" w:space="0" w:color="auto"/>
                                                <w:bottom w:val="none" w:sz="0" w:space="0" w:color="auto"/>
                                                <w:right w:val="none" w:sz="0" w:space="0" w:color="auto"/>
                                              </w:divBdr>
                                              <w:divsChild>
                                                <w:div w:id="1349716253">
                                                  <w:marLeft w:val="0"/>
                                                  <w:marRight w:val="0"/>
                                                  <w:marTop w:val="0"/>
                                                  <w:marBottom w:val="0"/>
                                                  <w:divBdr>
                                                    <w:top w:val="none" w:sz="0" w:space="0" w:color="auto"/>
                                                    <w:left w:val="none" w:sz="0" w:space="0" w:color="auto"/>
                                                    <w:bottom w:val="none" w:sz="0" w:space="0" w:color="auto"/>
                                                    <w:right w:val="none" w:sz="0" w:space="0" w:color="auto"/>
                                                  </w:divBdr>
                                                  <w:divsChild>
                                                    <w:div w:id="1728336697">
                                                      <w:marLeft w:val="0"/>
                                                      <w:marRight w:val="0"/>
                                                      <w:marTop w:val="0"/>
                                                      <w:marBottom w:val="0"/>
                                                      <w:divBdr>
                                                        <w:top w:val="none" w:sz="0" w:space="0" w:color="auto"/>
                                                        <w:left w:val="none" w:sz="0" w:space="0" w:color="auto"/>
                                                        <w:bottom w:val="none" w:sz="0" w:space="0" w:color="auto"/>
                                                        <w:right w:val="none" w:sz="0" w:space="0" w:color="auto"/>
                                                      </w:divBdr>
                                                      <w:divsChild>
                                                        <w:div w:id="30351924">
                                                          <w:marLeft w:val="0"/>
                                                          <w:marRight w:val="0"/>
                                                          <w:marTop w:val="0"/>
                                                          <w:marBottom w:val="0"/>
                                                          <w:divBdr>
                                                            <w:top w:val="none" w:sz="0" w:space="0" w:color="auto"/>
                                                            <w:left w:val="none" w:sz="0" w:space="0" w:color="auto"/>
                                                            <w:bottom w:val="none" w:sz="0" w:space="0" w:color="auto"/>
                                                            <w:right w:val="none" w:sz="0" w:space="0" w:color="auto"/>
                                                          </w:divBdr>
                                                          <w:divsChild>
                                                            <w:div w:id="2088764486">
                                                              <w:marLeft w:val="0"/>
                                                              <w:marRight w:val="0"/>
                                                              <w:marTop w:val="0"/>
                                                              <w:marBottom w:val="0"/>
                                                              <w:divBdr>
                                                                <w:top w:val="none" w:sz="0" w:space="0" w:color="auto"/>
                                                                <w:left w:val="none" w:sz="0" w:space="0" w:color="auto"/>
                                                                <w:bottom w:val="none" w:sz="0" w:space="0" w:color="auto"/>
                                                                <w:right w:val="none" w:sz="0" w:space="0" w:color="auto"/>
                                                              </w:divBdr>
                                                              <w:divsChild>
                                                                <w:div w:id="564952299">
                                                                  <w:marLeft w:val="0"/>
                                                                  <w:marRight w:val="0"/>
                                                                  <w:marTop w:val="0"/>
                                                                  <w:marBottom w:val="0"/>
                                                                  <w:divBdr>
                                                                    <w:top w:val="none" w:sz="0" w:space="0" w:color="auto"/>
                                                                    <w:left w:val="none" w:sz="0" w:space="0" w:color="auto"/>
                                                                    <w:bottom w:val="none" w:sz="0" w:space="0" w:color="auto"/>
                                                                    <w:right w:val="none" w:sz="0" w:space="0" w:color="auto"/>
                                                                  </w:divBdr>
                                                                  <w:divsChild>
                                                                    <w:div w:id="4178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048800">
                                                          <w:marLeft w:val="0"/>
                                                          <w:marRight w:val="0"/>
                                                          <w:marTop w:val="0"/>
                                                          <w:marBottom w:val="0"/>
                                                          <w:divBdr>
                                                            <w:top w:val="none" w:sz="0" w:space="0" w:color="auto"/>
                                                            <w:left w:val="none" w:sz="0" w:space="0" w:color="auto"/>
                                                            <w:bottom w:val="none" w:sz="0" w:space="0" w:color="auto"/>
                                                            <w:right w:val="none" w:sz="0" w:space="0" w:color="auto"/>
                                                          </w:divBdr>
                                                          <w:divsChild>
                                                            <w:div w:id="75909592">
                                                              <w:marLeft w:val="0"/>
                                                              <w:marRight w:val="0"/>
                                                              <w:marTop w:val="0"/>
                                                              <w:marBottom w:val="0"/>
                                                              <w:divBdr>
                                                                <w:top w:val="none" w:sz="0" w:space="0" w:color="auto"/>
                                                                <w:left w:val="none" w:sz="0" w:space="0" w:color="auto"/>
                                                                <w:bottom w:val="none" w:sz="0" w:space="0" w:color="auto"/>
                                                                <w:right w:val="none" w:sz="0" w:space="0" w:color="auto"/>
                                                              </w:divBdr>
                                                              <w:divsChild>
                                                                <w:div w:id="1881744386">
                                                                  <w:marLeft w:val="0"/>
                                                                  <w:marRight w:val="0"/>
                                                                  <w:marTop w:val="0"/>
                                                                  <w:marBottom w:val="0"/>
                                                                  <w:divBdr>
                                                                    <w:top w:val="none" w:sz="0" w:space="0" w:color="auto"/>
                                                                    <w:left w:val="none" w:sz="0" w:space="0" w:color="auto"/>
                                                                    <w:bottom w:val="none" w:sz="0" w:space="0" w:color="auto"/>
                                                                    <w:right w:val="none" w:sz="0" w:space="0" w:color="auto"/>
                                                                  </w:divBdr>
                                                                  <w:divsChild>
                                                                    <w:div w:id="557328747">
                                                                      <w:marLeft w:val="0"/>
                                                                      <w:marRight w:val="0"/>
                                                                      <w:marTop w:val="0"/>
                                                                      <w:marBottom w:val="0"/>
                                                                      <w:divBdr>
                                                                        <w:top w:val="none" w:sz="0" w:space="0" w:color="auto"/>
                                                                        <w:left w:val="none" w:sz="0" w:space="0" w:color="auto"/>
                                                                        <w:bottom w:val="none" w:sz="0" w:space="0" w:color="auto"/>
                                                                        <w:right w:val="none" w:sz="0" w:space="0" w:color="auto"/>
                                                                      </w:divBdr>
                                                                    </w:div>
                                                                    <w:div w:id="2114326617">
                                                                      <w:marLeft w:val="0"/>
                                                                      <w:marRight w:val="0"/>
                                                                      <w:marTop w:val="0"/>
                                                                      <w:marBottom w:val="0"/>
                                                                      <w:divBdr>
                                                                        <w:top w:val="none" w:sz="0" w:space="0" w:color="auto"/>
                                                                        <w:left w:val="none" w:sz="0" w:space="0" w:color="auto"/>
                                                                        <w:bottom w:val="none" w:sz="0" w:space="0" w:color="auto"/>
                                                                        <w:right w:val="none" w:sz="0" w:space="0" w:color="auto"/>
                                                                      </w:divBdr>
                                                                    </w:div>
                                                                    <w:div w:id="839656575">
                                                                      <w:marLeft w:val="0"/>
                                                                      <w:marRight w:val="0"/>
                                                                      <w:marTop w:val="0"/>
                                                                      <w:marBottom w:val="0"/>
                                                                      <w:divBdr>
                                                                        <w:top w:val="none" w:sz="0" w:space="0" w:color="auto"/>
                                                                        <w:left w:val="none" w:sz="0" w:space="0" w:color="auto"/>
                                                                        <w:bottom w:val="none" w:sz="0" w:space="0" w:color="auto"/>
                                                                        <w:right w:val="none" w:sz="0" w:space="0" w:color="auto"/>
                                                                      </w:divBdr>
                                                                    </w:div>
                                                                    <w:div w:id="6117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28862">
                                                          <w:marLeft w:val="0"/>
                                                          <w:marRight w:val="0"/>
                                                          <w:marTop w:val="0"/>
                                                          <w:marBottom w:val="0"/>
                                                          <w:divBdr>
                                                            <w:top w:val="none" w:sz="0" w:space="0" w:color="auto"/>
                                                            <w:left w:val="none" w:sz="0" w:space="0" w:color="auto"/>
                                                            <w:bottom w:val="none" w:sz="0" w:space="0" w:color="auto"/>
                                                            <w:right w:val="none" w:sz="0" w:space="0" w:color="auto"/>
                                                          </w:divBdr>
                                                          <w:divsChild>
                                                            <w:div w:id="1888687516">
                                                              <w:marLeft w:val="0"/>
                                                              <w:marRight w:val="0"/>
                                                              <w:marTop w:val="0"/>
                                                              <w:marBottom w:val="0"/>
                                                              <w:divBdr>
                                                                <w:top w:val="none" w:sz="0" w:space="0" w:color="auto"/>
                                                                <w:left w:val="none" w:sz="0" w:space="0" w:color="auto"/>
                                                                <w:bottom w:val="none" w:sz="0" w:space="0" w:color="auto"/>
                                                                <w:right w:val="none" w:sz="0" w:space="0" w:color="auto"/>
                                                              </w:divBdr>
                                                              <w:divsChild>
                                                                <w:div w:id="1811357881">
                                                                  <w:marLeft w:val="0"/>
                                                                  <w:marRight w:val="0"/>
                                                                  <w:marTop w:val="0"/>
                                                                  <w:marBottom w:val="0"/>
                                                                  <w:divBdr>
                                                                    <w:top w:val="none" w:sz="0" w:space="0" w:color="auto"/>
                                                                    <w:left w:val="none" w:sz="0" w:space="0" w:color="auto"/>
                                                                    <w:bottom w:val="none" w:sz="0" w:space="0" w:color="auto"/>
                                                                    <w:right w:val="none" w:sz="0" w:space="0" w:color="auto"/>
                                                                  </w:divBdr>
                                                                  <w:divsChild>
                                                                    <w:div w:id="17234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8606">
                                                          <w:marLeft w:val="0"/>
                                                          <w:marRight w:val="0"/>
                                                          <w:marTop w:val="0"/>
                                                          <w:marBottom w:val="0"/>
                                                          <w:divBdr>
                                                            <w:top w:val="none" w:sz="0" w:space="0" w:color="auto"/>
                                                            <w:left w:val="none" w:sz="0" w:space="0" w:color="auto"/>
                                                            <w:bottom w:val="none" w:sz="0" w:space="0" w:color="auto"/>
                                                            <w:right w:val="none" w:sz="0" w:space="0" w:color="auto"/>
                                                          </w:divBdr>
                                                          <w:divsChild>
                                                            <w:div w:id="1756513084">
                                                              <w:marLeft w:val="0"/>
                                                              <w:marRight w:val="0"/>
                                                              <w:marTop w:val="0"/>
                                                              <w:marBottom w:val="0"/>
                                                              <w:divBdr>
                                                                <w:top w:val="none" w:sz="0" w:space="0" w:color="auto"/>
                                                                <w:left w:val="none" w:sz="0" w:space="0" w:color="auto"/>
                                                                <w:bottom w:val="none" w:sz="0" w:space="0" w:color="auto"/>
                                                                <w:right w:val="none" w:sz="0" w:space="0" w:color="auto"/>
                                                              </w:divBdr>
                                                              <w:divsChild>
                                                                <w:div w:id="357393414">
                                                                  <w:marLeft w:val="0"/>
                                                                  <w:marRight w:val="0"/>
                                                                  <w:marTop w:val="0"/>
                                                                  <w:marBottom w:val="0"/>
                                                                  <w:divBdr>
                                                                    <w:top w:val="none" w:sz="0" w:space="0" w:color="auto"/>
                                                                    <w:left w:val="none" w:sz="0" w:space="0" w:color="auto"/>
                                                                    <w:bottom w:val="none" w:sz="0" w:space="0" w:color="auto"/>
                                                                    <w:right w:val="none" w:sz="0" w:space="0" w:color="auto"/>
                                                                  </w:divBdr>
                                                                  <w:divsChild>
                                                                    <w:div w:id="13858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79836">
                                                          <w:marLeft w:val="0"/>
                                                          <w:marRight w:val="0"/>
                                                          <w:marTop w:val="0"/>
                                                          <w:marBottom w:val="0"/>
                                                          <w:divBdr>
                                                            <w:top w:val="none" w:sz="0" w:space="0" w:color="auto"/>
                                                            <w:left w:val="none" w:sz="0" w:space="0" w:color="auto"/>
                                                            <w:bottom w:val="none" w:sz="0" w:space="0" w:color="auto"/>
                                                            <w:right w:val="none" w:sz="0" w:space="0" w:color="auto"/>
                                                          </w:divBdr>
                                                          <w:divsChild>
                                                            <w:div w:id="529998908">
                                                              <w:marLeft w:val="0"/>
                                                              <w:marRight w:val="0"/>
                                                              <w:marTop w:val="0"/>
                                                              <w:marBottom w:val="0"/>
                                                              <w:divBdr>
                                                                <w:top w:val="none" w:sz="0" w:space="0" w:color="auto"/>
                                                                <w:left w:val="none" w:sz="0" w:space="0" w:color="auto"/>
                                                                <w:bottom w:val="none" w:sz="0" w:space="0" w:color="auto"/>
                                                                <w:right w:val="none" w:sz="0" w:space="0" w:color="auto"/>
                                                              </w:divBdr>
                                                              <w:divsChild>
                                                                <w:div w:id="2115635816">
                                                                  <w:marLeft w:val="0"/>
                                                                  <w:marRight w:val="0"/>
                                                                  <w:marTop w:val="0"/>
                                                                  <w:marBottom w:val="0"/>
                                                                  <w:divBdr>
                                                                    <w:top w:val="none" w:sz="0" w:space="0" w:color="auto"/>
                                                                    <w:left w:val="none" w:sz="0" w:space="0" w:color="auto"/>
                                                                    <w:bottom w:val="none" w:sz="0" w:space="0" w:color="auto"/>
                                                                    <w:right w:val="none" w:sz="0" w:space="0" w:color="auto"/>
                                                                  </w:divBdr>
                                                                  <w:divsChild>
                                                                    <w:div w:id="881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50917">
                                                          <w:marLeft w:val="0"/>
                                                          <w:marRight w:val="0"/>
                                                          <w:marTop w:val="0"/>
                                                          <w:marBottom w:val="0"/>
                                                          <w:divBdr>
                                                            <w:top w:val="none" w:sz="0" w:space="0" w:color="auto"/>
                                                            <w:left w:val="none" w:sz="0" w:space="0" w:color="auto"/>
                                                            <w:bottom w:val="none" w:sz="0" w:space="0" w:color="auto"/>
                                                            <w:right w:val="none" w:sz="0" w:space="0" w:color="auto"/>
                                                          </w:divBdr>
                                                          <w:divsChild>
                                                            <w:div w:id="1319075354">
                                                              <w:marLeft w:val="0"/>
                                                              <w:marRight w:val="0"/>
                                                              <w:marTop w:val="0"/>
                                                              <w:marBottom w:val="0"/>
                                                              <w:divBdr>
                                                                <w:top w:val="none" w:sz="0" w:space="0" w:color="auto"/>
                                                                <w:left w:val="none" w:sz="0" w:space="0" w:color="auto"/>
                                                                <w:bottom w:val="none" w:sz="0" w:space="0" w:color="auto"/>
                                                                <w:right w:val="none" w:sz="0" w:space="0" w:color="auto"/>
                                                              </w:divBdr>
                                                              <w:divsChild>
                                                                <w:div w:id="157430466">
                                                                  <w:marLeft w:val="0"/>
                                                                  <w:marRight w:val="0"/>
                                                                  <w:marTop w:val="0"/>
                                                                  <w:marBottom w:val="0"/>
                                                                  <w:divBdr>
                                                                    <w:top w:val="none" w:sz="0" w:space="0" w:color="auto"/>
                                                                    <w:left w:val="none" w:sz="0" w:space="0" w:color="auto"/>
                                                                    <w:bottom w:val="none" w:sz="0" w:space="0" w:color="auto"/>
                                                                    <w:right w:val="none" w:sz="0" w:space="0" w:color="auto"/>
                                                                  </w:divBdr>
                                                                  <w:divsChild>
                                                                    <w:div w:id="11414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8119">
                                                          <w:marLeft w:val="0"/>
                                                          <w:marRight w:val="0"/>
                                                          <w:marTop w:val="0"/>
                                                          <w:marBottom w:val="0"/>
                                                          <w:divBdr>
                                                            <w:top w:val="none" w:sz="0" w:space="0" w:color="auto"/>
                                                            <w:left w:val="none" w:sz="0" w:space="0" w:color="auto"/>
                                                            <w:bottom w:val="none" w:sz="0" w:space="0" w:color="auto"/>
                                                            <w:right w:val="none" w:sz="0" w:space="0" w:color="auto"/>
                                                          </w:divBdr>
                                                          <w:divsChild>
                                                            <w:div w:id="457846560">
                                                              <w:marLeft w:val="0"/>
                                                              <w:marRight w:val="0"/>
                                                              <w:marTop w:val="0"/>
                                                              <w:marBottom w:val="0"/>
                                                              <w:divBdr>
                                                                <w:top w:val="none" w:sz="0" w:space="0" w:color="auto"/>
                                                                <w:left w:val="none" w:sz="0" w:space="0" w:color="auto"/>
                                                                <w:bottom w:val="none" w:sz="0" w:space="0" w:color="auto"/>
                                                                <w:right w:val="none" w:sz="0" w:space="0" w:color="auto"/>
                                                              </w:divBdr>
                                                              <w:divsChild>
                                                                <w:div w:id="1936746911">
                                                                  <w:marLeft w:val="0"/>
                                                                  <w:marRight w:val="0"/>
                                                                  <w:marTop w:val="0"/>
                                                                  <w:marBottom w:val="0"/>
                                                                  <w:divBdr>
                                                                    <w:top w:val="none" w:sz="0" w:space="0" w:color="auto"/>
                                                                    <w:left w:val="none" w:sz="0" w:space="0" w:color="auto"/>
                                                                    <w:bottom w:val="none" w:sz="0" w:space="0" w:color="auto"/>
                                                                    <w:right w:val="none" w:sz="0" w:space="0" w:color="auto"/>
                                                                  </w:divBdr>
                                                                  <w:divsChild>
                                                                    <w:div w:id="7752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81342">
                                                          <w:marLeft w:val="0"/>
                                                          <w:marRight w:val="0"/>
                                                          <w:marTop w:val="0"/>
                                                          <w:marBottom w:val="0"/>
                                                          <w:divBdr>
                                                            <w:top w:val="none" w:sz="0" w:space="0" w:color="auto"/>
                                                            <w:left w:val="none" w:sz="0" w:space="0" w:color="auto"/>
                                                            <w:bottom w:val="none" w:sz="0" w:space="0" w:color="auto"/>
                                                            <w:right w:val="none" w:sz="0" w:space="0" w:color="auto"/>
                                                          </w:divBdr>
                                                          <w:divsChild>
                                                            <w:div w:id="1880513253">
                                                              <w:marLeft w:val="0"/>
                                                              <w:marRight w:val="0"/>
                                                              <w:marTop w:val="0"/>
                                                              <w:marBottom w:val="0"/>
                                                              <w:divBdr>
                                                                <w:top w:val="none" w:sz="0" w:space="0" w:color="auto"/>
                                                                <w:left w:val="none" w:sz="0" w:space="0" w:color="auto"/>
                                                                <w:bottom w:val="none" w:sz="0" w:space="0" w:color="auto"/>
                                                                <w:right w:val="none" w:sz="0" w:space="0" w:color="auto"/>
                                                              </w:divBdr>
                                                              <w:divsChild>
                                                                <w:div w:id="365563123">
                                                                  <w:marLeft w:val="0"/>
                                                                  <w:marRight w:val="0"/>
                                                                  <w:marTop w:val="0"/>
                                                                  <w:marBottom w:val="0"/>
                                                                  <w:divBdr>
                                                                    <w:top w:val="none" w:sz="0" w:space="0" w:color="auto"/>
                                                                    <w:left w:val="none" w:sz="0" w:space="0" w:color="auto"/>
                                                                    <w:bottom w:val="none" w:sz="0" w:space="0" w:color="auto"/>
                                                                    <w:right w:val="none" w:sz="0" w:space="0" w:color="auto"/>
                                                                  </w:divBdr>
                                                                  <w:divsChild>
                                                                    <w:div w:id="8535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50967">
                                                          <w:marLeft w:val="0"/>
                                                          <w:marRight w:val="0"/>
                                                          <w:marTop w:val="0"/>
                                                          <w:marBottom w:val="0"/>
                                                          <w:divBdr>
                                                            <w:top w:val="none" w:sz="0" w:space="0" w:color="auto"/>
                                                            <w:left w:val="none" w:sz="0" w:space="0" w:color="auto"/>
                                                            <w:bottom w:val="none" w:sz="0" w:space="0" w:color="auto"/>
                                                            <w:right w:val="none" w:sz="0" w:space="0" w:color="auto"/>
                                                          </w:divBdr>
                                                          <w:divsChild>
                                                            <w:div w:id="1355184426">
                                                              <w:marLeft w:val="0"/>
                                                              <w:marRight w:val="0"/>
                                                              <w:marTop w:val="0"/>
                                                              <w:marBottom w:val="0"/>
                                                              <w:divBdr>
                                                                <w:top w:val="none" w:sz="0" w:space="0" w:color="auto"/>
                                                                <w:left w:val="none" w:sz="0" w:space="0" w:color="auto"/>
                                                                <w:bottom w:val="none" w:sz="0" w:space="0" w:color="auto"/>
                                                                <w:right w:val="none" w:sz="0" w:space="0" w:color="auto"/>
                                                              </w:divBdr>
                                                              <w:divsChild>
                                                                <w:div w:id="904874615">
                                                                  <w:marLeft w:val="0"/>
                                                                  <w:marRight w:val="0"/>
                                                                  <w:marTop w:val="0"/>
                                                                  <w:marBottom w:val="0"/>
                                                                  <w:divBdr>
                                                                    <w:top w:val="none" w:sz="0" w:space="0" w:color="auto"/>
                                                                    <w:left w:val="none" w:sz="0" w:space="0" w:color="auto"/>
                                                                    <w:bottom w:val="none" w:sz="0" w:space="0" w:color="auto"/>
                                                                    <w:right w:val="none" w:sz="0" w:space="0" w:color="auto"/>
                                                                  </w:divBdr>
                                                                  <w:divsChild>
                                                                    <w:div w:id="8228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1096">
                                                          <w:marLeft w:val="0"/>
                                                          <w:marRight w:val="0"/>
                                                          <w:marTop w:val="0"/>
                                                          <w:marBottom w:val="0"/>
                                                          <w:divBdr>
                                                            <w:top w:val="none" w:sz="0" w:space="0" w:color="auto"/>
                                                            <w:left w:val="none" w:sz="0" w:space="0" w:color="auto"/>
                                                            <w:bottom w:val="none" w:sz="0" w:space="0" w:color="auto"/>
                                                            <w:right w:val="none" w:sz="0" w:space="0" w:color="auto"/>
                                                          </w:divBdr>
                                                          <w:divsChild>
                                                            <w:div w:id="1269123974">
                                                              <w:marLeft w:val="0"/>
                                                              <w:marRight w:val="0"/>
                                                              <w:marTop w:val="0"/>
                                                              <w:marBottom w:val="0"/>
                                                              <w:divBdr>
                                                                <w:top w:val="none" w:sz="0" w:space="0" w:color="auto"/>
                                                                <w:left w:val="none" w:sz="0" w:space="0" w:color="auto"/>
                                                                <w:bottom w:val="none" w:sz="0" w:space="0" w:color="auto"/>
                                                                <w:right w:val="none" w:sz="0" w:space="0" w:color="auto"/>
                                                              </w:divBdr>
                                                              <w:divsChild>
                                                                <w:div w:id="893009176">
                                                                  <w:marLeft w:val="0"/>
                                                                  <w:marRight w:val="0"/>
                                                                  <w:marTop w:val="0"/>
                                                                  <w:marBottom w:val="0"/>
                                                                  <w:divBdr>
                                                                    <w:top w:val="none" w:sz="0" w:space="0" w:color="auto"/>
                                                                    <w:left w:val="none" w:sz="0" w:space="0" w:color="auto"/>
                                                                    <w:bottom w:val="none" w:sz="0" w:space="0" w:color="auto"/>
                                                                    <w:right w:val="none" w:sz="0" w:space="0" w:color="auto"/>
                                                                  </w:divBdr>
                                                                  <w:divsChild>
                                                                    <w:div w:id="1274897917">
                                                                      <w:marLeft w:val="0"/>
                                                                      <w:marRight w:val="0"/>
                                                                      <w:marTop w:val="0"/>
                                                                      <w:marBottom w:val="0"/>
                                                                      <w:divBdr>
                                                                        <w:top w:val="none" w:sz="0" w:space="0" w:color="auto"/>
                                                                        <w:left w:val="none" w:sz="0" w:space="0" w:color="auto"/>
                                                                        <w:bottom w:val="none" w:sz="0" w:space="0" w:color="auto"/>
                                                                        <w:right w:val="none" w:sz="0" w:space="0" w:color="auto"/>
                                                                      </w:divBdr>
                                                                    </w:div>
                                                                  </w:divsChild>
                                                                </w:div>
                                                                <w:div w:id="472020649">
                                                                  <w:marLeft w:val="0"/>
                                                                  <w:marRight w:val="0"/>
                                                                  <w:marTop w:val="0"/>
                                                                  <w:marBottom w:val="0"/>
                                                                  <w:divBdr>
                                                                    <w:top w:val="none" w:sz="0" w:space="0" w:color="auto"/>
                                                                    <w:left w:val="none" w:sz="0" w:space="0" w:color="auto"/>
                                                                    <w:bottom w:val="none" w:sz="0" w:space="0" w:color="auto"/>
                                                                    <w:right w:val="none" w:sz="0" w:space="0" w:color="auto"/>
                                                                  </w:divBdr>
                                                                  <w:divsChild>
                                                                    <w:div w:id="1843931797">
                                                                      <w:marLeft w:val="0"/>
                                                                      <w:marRight w:val="0"/>
                                                                      <w:marTop w:val="0"/>
                                                                      <w:marBottom w:val="0"/>
                                                                      <w:divBdr>
                                                                        <w:top w:val="none" w:sz="0" w:space="0" w:color="auto"/>
                                                                        <w:left w:val="none" w:sz="0" w:space="0" w:color="auto"/>
                                                                        <w:bottom w:val="none" w:sz="0" w:space="0" w:color="auto"/>
                                                                        <w:right w:val="none" w:sz="0" w:space="0" w:color="auto"/>
                                                                      </w:divBdr>
                                                                      <w:divsChild>
                                                                        <w:div w:id="477069214">
                                                                          <w:marLeft w:val="0"/>
                                                                          <w:marRight w:val="0"/>
                                                                          <w:marTop w:val="0"/>
                                                                          <w:marBottom w:val="0"/>
                                                                          <w:divBdr>
                                                                            <w:top w:val="none" w:sz="0" w:space="0" w:color="auto"/>
                                                                            <w:left w:val="none" w:sz="0" w:space="0" w:color="auto"/>
                                                                            <w:bottom w:val="none" w:sz="0" w:space="0" w:color="auto"/>
                                                                            <w:right w:val="none" w:sz="0" w:space="0" w:color="auto"/>
                                                                          </w:divBdr>
                                                                          <w:divsChild>
                                                                            <w:div w:id="1280528297">
                                                                              <w:marLeft w:val="0"/>
                                                                              <w:marRight w:val="0"/>
                                                                              <w:marTop w:val="0"/>
                                                                              <w:marBottom w:val="0"/>
                                                                              <w:divBdr>
                                                                                <w:top w:val="none" w:sz="0" w:space="0" w:color="auto"/>
                                                                                <w:left w:val="none" w:sz="0" w:space="0" w:color="auto"/>
                                                                                <w:bottom w:val="none" w:sz="0" w:space="0" w:color="auto"/>
                                                                                <w:right w:val="none" w:sz="0" w:space="0" w:color="auto"/>
                                                                              </w:divBdr>
                                                                              <w:divsChild>
                                                                                <w:div w:id="3210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586003">
                                                          <w:marLeft w:val="0"/>
                                                          <w:marRight w:val="0"/>
                                                          <w:marTop w:val="0"/>
                                                          <w:marBottom w:val="0"/>
                                                          <w:divBdr>
                                                            <w:top w:val="none" w:sz="0" w:space="0" w:color="auto"/>
                                                            <w:left w:val="none" w:sz="0" w:space="0" w:color="auto"/>
                                                            <w:bottom w:val="none" w:sz="0" w:space="0" w:color="auto"/>
                                                            <w:right w:val="none" w:sz="0" w:space="0" w:color="auto"/>
                                                          </w:divBdr>
                                                          <w:divsChild>
                                                            <w:div w:id="461848345">
                                                              <w:marLeft w:val="0"/>
                                                              <w:marRight w:val="0"/>
                                                              <w:marTop w:val="0"/>
                                                              <w:marBottom w:val="0"/>
                                                              <w:divBdr>
                                                                <w:top w:val="none" w:sz="0" w:space="0" w:color="auto"/>
                                                                <w:left w:val="none" w:sz="0" w:space="0" w:color="auto"/>
                                                                <w:bottom w:val="none" w:sz="0" w:space="0" w:color="auto"/>
                                                                <w:right w:val="none" w:sz="0" w:space="0" w:color="auto"/>
                                                              </w:divBdr>
                                                              <w:divsChild>
                                                                <w:div w:id="81876245">
                                                                  <w:marLeft w:val="0"/>
                                                                  <w:marRight w:val="0"/>
                                                                  <w:marTop w:val="0"/>
                                                                  <w:marBottom w:val="0"/>
                                                                  <w:divBdr>
                                                                    <w:top w:val="none" w:sz="0" w:space="0" w:color="auto"/>
                                                                    <w:left w:val="none" w:sz="0" w:space="0" w:color="auto"/>
                                                                    <w:bottom w:val="none" w:sz="0" w:space="0" w:color="auto"/>
                                                                    <w:right w:val="none" w:sz="0" w:space="0" w:color="auto"/>
                                                                  </w:divBdr>
                                                                  <w:divsChild>
                                                                    <w:div w:id="1062169007">
                                                                      <w:marLeft w:val="0"/>
                                                                      <w:marRight w:val="0"/>
                                                                      <w:marTop w:val="0"/>
                                                                      <w:marBottom w:val="0"/>
                                                                      <w:divBdr>
                                                                        <w:top w:val="none" w:sz="0" w:space="0" w:color="auto"/>
                                                                        <w:left w:val="none" w:sz="0" w:space="0" w:color="auto"/>
                                                                        <w:bottom w:val="none" w:sz="0" w:space="0" w:color="auto"/>
                                                                        <w:right w:val="none" w:sz="0" w:space="0" w:color="auto"/>
                                                                      </w:divBdr>
                                                                    </w:div>
                                                                  </w:divsChild>
                                                                </w:div>
                                                                <w:div w:id="1525944335">
                                                                  <w:marLeft w:val="0"/>
                                                                  <w:marRight w:val="0"/>
                                                                  <w:marTop w:val="0"/>
                                                                  <w:marBottom w:val="0"/>
                                                                  <w:divBdr>
                                                                    <w:top w:val="none" w:sz="0" w:space="0" w:color="auto"/>
                                                                    <w:left w:val="none" w:sz="0" w:space="0" w:color="auto"/>
                                                                    <w:bottom w:val="none" w:sz="0" w:space="0" w:color="auto"/>
                                                                    <w:right w:val="none" w:sz="0" w:space="0" w:color="auto"/>
                                                                  </w:divBdr>
                                                                  <w:divsChild>
                                                                    <w:div w:id="1023748458">
                                                                      <w:marLeft w:val="0"/>
                                                                      <w:marRight w:val="0"/>
                                                                      <w:marTop w:val="0"/>
                                                                      <w:marBottom w:val="0"/>
                                                                      <w:divBdr>
                                                                        <w:top w:val="none" w:sz="0" w:space="0" w:color="auto"/>
                                                                        <w:left w:val="none" w:sz="0" w:space="0" w:color="auto"/>
                                                                        <w:bottom w:val="none" w:sz="0" w:space="0" w:color="auto"/>
                                                                        <w:right w:val="none" w:sz="0" w:space="0" w:color="auto"/>
                                                                      </w:divBdr>
                                                                      <w:divsChild>
                                                                        <w:div w:id="58407161">
                                                                          <w:marLeft w:val="0"/>
                                                                          <w:marRight w:val="0"/>
                                                                          <w:marTop w:val="0"/>
                                                                          <w:marBottom w:val="0"/>
                                                                          <w:divBdr>
                                                                            <w:top w:val="none" w:sz="0" w:space="0" w:color="auto"/>
                                                                            <w:left w:val="none" w:sz="0" w:space="0" w:color="auto"/>
                                                                            <w:bottom w:val="none" w:sz="0" w:space="0" w:color="auto"/>
                                                                            <w:right w:val="none" w:sz="0" w:space="0" w:color="auto"/>
                                                                          </w:divBdr>
                                                                          <w:divsChild>
                                                                            <w:div w:id="32270036">
                                                                              <w:marLeft w:val="0"/>
                                                                              <w:marRight w:val="0"/>
                                                                              <w:marTop w:val="0"/>
                                                                              <w:marBottom w:val="0"/>
                                                                              <w:divBdr>
                                                                                <w:top w:val="none" w:sz="0" w:space="0" w:color="auto"/>
                                                                                <w:left w:val="none" w:sz="0" w:space="0" w:color="auto"/>
                                                                                <w:bottom w:val="none" w:sz="0" w:space="0" w:color="auto"/>
                                                                                <w:right w:val="none" w:sz="0" w:space="0" w:color="auto"/>
                                                                              </w:divBdr>
                                                                              <w:divsChild>
                                                                                <w:div w:id="11964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186289">
                                                          <w:marLeft w:val="0"/>
                                                          <w:marRight w:val="0"/>
                                                          <w:marTop w:val="0"/>
                                                          <w:marBottom w:val="0"/>
                                                          <w:divBdr>
                                                            <w:top w:val="none" w:sz="0" w:space="0" w:color="auto"/>
                                                            <w:left w:val="none" w:sz="0" w:space="0" w:color="auto"/>
                                                            <w:bottom w:val="none" w:sz="0" w:space="0" w:color="auto"/>
                                                            <w:right w:val="none" w:sz="0" w:space="0" w:color="auto"/>
                                                          </w:divBdr>
                                                          <w:divsChild>
                                                            <w:div w:id="1155804626">
                                                              <w:marLeft w:val="0"/>
                                                              <w:marRight w:val="0"/>
                                                              <w:marTop w:val="0"/>
                                                              <w:marBottom w:val="0"/>
                                                              <w:divBdr>
                                                                <w:top w:val="none" w:sz="0" w:space="0" w:color="auto"/>
                                                                <w:left w:val="none" w:sz="0" w:space="0" w:color="auto"/>
                                                                <w:bottom w:val="none" w:sz="0" w:space="0" w:color="auto"/>
                                                                <w:right w:val="none" w:sz="0" w:space="0" w:color="auto"/>
                                                              </w:divBdr>
                                                              <w:divsChild>
                                                                <w:div w:id="1338731976">
                                                                  <w:marLeft w:val="0"/>
                                                                  <w:marRight w:val="0"/>
                                                                  <w:marTop w:val="0"/>
                                                                  <w:marBottom w:val="0"/>
                                                                  <w:divBdr>
                                                                    <w:top w:val="none" w:sz="0" w:space="0" w:color="auto"/>
                                                                    <w:left w:val="none" w:sz="0" w:space="0" w:color="auto"/>
                                                                    <w:bottom w:val="none" w:sz="0" w:space="0" w:color="auto"/>
                                                                    <w:right w:val="none" w:sz="0" w:space="0" w:color="auto"/>
                                                                  </w:divBdr>
                                                                  <w:divsChild>
                                                                    <w:div w:id="159516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161525">
                                                          <w:marLeft w:val="0"/>
                                                          <w:marRight w:val="0"/>
                                                          <w:marTop w:val="0"/>
                                                          <w:marBottom w:val="0"/>
                                                          <w:divBdr>
                                                            <w:top w:val="none" w:sz="0" w:space="0" w:color="auto"/>
                                                            <w:left w:val="none" w:sz="0" w:space="0" w:color="auto"/>
                                                            <w:bottom w:val="none" w:sz="0" w:space="0" w:color="auto"/>
                                                            <w:right w:val="none" w:sz="0" w:space="0" w:color="auto"/>
                                                          </w:divBdr>
                                                          <w:divsChild>
                                                            <w:div w:id="1951811749">
                                                              <w:marLeft w:val="0"/>
                                                              <w:marRight w:val="0"/>
                                                              <w:marTop w:val="0"/>
                                                              <w:marBottom w:val="0"/>
                                                              <w:divBdr>
                                                                <w:top w:val="none" w:sz="0" w:space="0" w:color="auto"/>
                                                                <w:left w:val="none" w:sz="0" w:space="0" w:color="auto"/>
                                                                <w:bottom w:val="none" w:sz="0" w:space="0" w:color="auto"/>
                                                                <w:right w:val="none" w:sz="0" w:space="0" w:color="auto"/>
                                                              </w:divBdr>
                                                              <w:divsChild>
                                                                <w:div w:id="179591297">
                                                                  <w:marLeft w:val="0"/>
                                                                  <w:marRight w:val="0"/>
                                                                  <w:marTop w:val="0"/>
                                                                  <w:marBottom w:val="0"/>
                                                                  <w:divBdr>
                                                                    <w:top w:val="none" w:sz="0" w:space="0" w:color="auto"/>
                                                                    <w:left w:val="none" w:sz="0" w:space="0" w:color="auto"/>
                                                                    <w:bottom w:val="none" w:sz="0" w:space="0" w:color="auto"/>
                                                                    <w:right w:val="none" w:sz="0" w:space="0" w:color="auto"/>
                                                                  </w:divBdr>
                                                                  <w:divsChild>
                                                                    <w:div w:id="12653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74623">
                                                          <w:marLeft w:val="0"/>
                                                          <w:marRight w:val="0"/>
                                                          <w:marTop w:val="0"/>
                                                          <w:marBottom w:val="0"/>
                                                          <w:divBdr>
                                                            <w:top w:val="none" w:sz="0" w:space="0" w:color="auto"/>
                                                            <w:left w:val="none" w:sz="0" w:space="0" w:color="auto"/>
                                                            <w:bottom w:val="none" w:sz="0" w:space="0" w:color="auto"/>
                                                            <w:right w:val="none" w:sz="0" w:space="0" w:color="auto"/>
                                                          </w:divBdr>
                                                          <w:divsChild>
                                                            <w:div w:id="1405297319">
                                                              <w:marLeft w:val="0"/>
                                                              <w:marRight w:val="0"/>
                                                              <w:marTop w:val="0"/>
                                                              <w:marBottom w:val="0"/>
                                                              <w:divBdr>
                                                                <w:top w:val="none" w:sz="0" w:space="0" w:color="auto"/>
                                                                <w:left w:val="none" w:sz="0" w:space="0" w:color="auto"/>
                                                                <w:bottom w:val="none" w:sz="0" w:space="0" w:color="auto"/>
                                                                <w:right w:val="none" w:sz="0" w:space="0" w:color="auto"/>
                                                              </w:divBdr>
                                                              <w:divsChild>
                                                                <w:div w:id="2008945814">
                                                                  <w:marLeft w:val="0"/>
                                                                  <w:marRight w:val="0"/>
                                                                  <w:marTop w:val="0"/>
                                                                  <w:marBottom w:val="0"/>
                                                                  <w:divBdr>
                                                                    <w:top w:val="none" w:sz="0" w:space="0" w:color="auto"/>
                                                                    <w:left w:val="none" w:sz="0" w:space="0" w:color="auto"/>
                                                                    <w:bottom w:val="none" w:sz="0" w:space="0" w:color="auto"/>
                                                                    <w:right w:val="none" w:sz="0" w:space="0" w:color="auto"/>
                                                                  </w:divBdr>
                                                                  <w:divsChild>
                                                                    <w:div w:id="13261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07213440">
      <w:bodyDiv w:val="1"/>
      <w:marLeft w:val="0"/>
      <w:marRight w:val="0"/>
      <w:marTop w:val="0"/>
      <w:marBottom w:val="0"/>
      <w:divBdr>
        <w:top w:val="none" w:sz="0" w:space="0" w:color="auto"/>
        <w:left w:val="none" w:sz="0" w:space="0" w:color="auto"/>
        <w:bottom w:val="none" w:sz="0" w:space="0" w:color="auto"/>
        <w:right w:val="none" w:sz="0" w:space="0" w:color="auto"/>
      </w:divBdr>
      <w:divsChild>
        <w:div w:id="1179930450">
          <w:marLeft w:val="0"/>
          <w:marRight w:val="0"/>
          <w:marTop w:val="0"/>
          <w:marBottom w:val="0"/>
          <w:divBdr>
            <w:top w:val="none" w:sz="0" w:space="0" w:color="auto"/>
            <w:left w:val="none" w:sz="0" w:space="0" w:color="auto"/>
            <w:bottom w:val="none" w:sz="0" w:space="0" w:color="auto"/>
            <w:right w:val="none" w:sz="0" w:space="0" w:color="auto"/>
          </w:divBdr>
          <w:divsChild>
            <w:div w:id="1044908518">
              <w:marLeft w:val="0"/>
              <w:marRight w:val="0"/>
              <w:marTop w:val="0"/>
              <w:marBottom w:val="0"/>
              <w:divBdr>
                <w:top w:val="none" w:sz="0" w:space="0" w:color="auto"/>
                <w:left w:val="none" w:sz="0" w:space="0" w:color="auto"/>
                <w:bottom w:val="none" w:sz="0" w:space="0" w:color="auto"/>
                <w:right w:val="none" w:sz="0" w:space="0" w:color="auto"/>
              </w:divBdr>
              <w:divsChild>
                <w:div w:id="674918006">
                  <w:marLeft w:val="0"/>
                  <w:marRight w:val="0"/>
                  <w:marTop w:val="0"/>
                  <w:marBottom w:val="0"/>
                  <w:divBdr>
                    <w:top w:val="none" w:sz="0" w:space="0" w:color="auto"/>
                    <w:left w:val="none" w:sz="0" w:space="0" w:color="auto"/>
                    <w:bottom w:val="none" w:sz="0" w:space="0" w:color="auto"/>
                    <w:right w:val="none" w:sz="0" w:space="0" w:color="auto"/>
                  </w:divBdr>
                  <w:divsChild>
                    <w:div w:id="53705477">
                      <w:marLeft w:val="0"/>
                      <w:marRight w:val="0"/>
                      <w:marTop w:val="0"/>
                      <w:marBottom w:val="0"/>
                      <w:divBdr>
                        <w:top w:val="none" w:sz="0" w:space="0" w:color="auto"/>
                        <w:left w:val="none" w:sz="0" w:space="0" w:color="auto"/>
                        <w:bottom w:val="none" w:sz="0" w:space="0" w:color="auto"/>
                        <w:right w:val="none" w:sz="0" w:space="0" w:color="auto"/>
                      </w:divBdr>
                      <w:divsChild>
                        <w:div w:id="1029186175">
                          <w:marLeft w:val="0"/>
                          <w:marRight w:val="0"/>
                          <w:marTop w:val="0"/>
                          <w:marBottom w:val="0"/>
                          <w:divBdr>
                            <w:top w:val="none" w:sz="0" w:space="0" w:color="auto"/>
                            <w:left w:val="none" w:sz="0" w:space="0" w:color="auto"/>
                            <w:bottom w:val="none" w:sz="0" w:space="0" w:color="auto"/>
                            <w:right w:val="none" w:sz="0" w:space="0" w:color="auto"/>
                          </w:divBdr>
                          <w:divsChild>
                            <w:div w:id="828061384">
                              <w:marLeft w:val="0"/>
                              <w:marRight w:val="0"/>
                              <w:marTop w:val="0"/>
                              <w:marBottom w:val="0"/>
                              <w:divBdr>
                                <w:top w:val="none" w:sz="0" w:space="0" w:color="auto"/>
                                <w:left w:val="none" w:sz="0" w:space="0" w:color="auto"/>
                                <w:bottom w:val="none" w:sz="0" w:space="0" w:color="auto"/>
                                <w:right w:val="none" w:sz="0" w:space="0" w:color="auto"/>
                              </w:divBdr>
                              <w:divsChild>
                                <w:div w:id="861363164">
                                  <w:marLeft w:val="0"/>
                                  <w:marRight w:val="0"/>
                                  <w:marTop w:val="0"/>
                                  <w:marBottom w:val="0"/>
                                  <w:divBdr>
                                    <w:top w:val="none" w:sz="0" w:space="0" w:color="auto"/>
                                    <w:left w:val="none" w:sz="0" w:space="0" w:color="auto"/>
                                    <w:bottom w:val="none" w:sz="0" w:space="0" w:color="auto"/>
                                    <w:right w:val="none" w:sz="0" w:space="0" w:color="auto"/>
                                  </w:divBdr>
                                  <w:divsChild>
                                    <w:div w:id="1771271501">
                                      <w:marLeft w:val="0"/>
                                      <w:marRight w:val="0"/>
                                      <w:marTop w:val="0"/>
                                      <w:marBottom w:val="0"/>
                                      <w:divBdr>
                                        <w:top w:val="none" w:sz="0" w:space="0" w:color="auto"/>
                                        <w:left w:val="none" w:sz="0" w:space="0" w:color="auto"/>
                                        <w:bottom w:val="none" w:sz="0" w:space="0" w:color="auto"/>
                                        <w:right w:val="none" w:sz="0" w:space="0" w:color="auto"/>
                                      </w:divBdr>
                                      <w:divsChild>
                                        <w:div w:id="327291651">
                                          <w:marLeft w:val="0"/>
                                          <w:marRight w:val="0"/>
                                          <w:marTop w:val="0"/>
                                          <w:marBottom w:val="0"/>
                                          <w:divBdr>
                                            <w:top w:val="none" w:sz="0" w:space="0" w:color="auto"/>
                                            <w:left w:val="none" w:sz="0" w:space="0" w:color="auto"/>
                                            <w:bottom w:val="none" w:sz="0" w:space="0" w:color="auto"/>
                                            <w:right w:val="none" w:sz="0" w:space="0" w:color="auto"/>
                                          </w:divBdr>
                                          <w:divsChild>
                                            <w:div w:id="396632744">
                                              <w:marLeft w:val="0"/>
                                              <w:marRight w:val="0"/>
                                              <w:marTop w:val="0"/>
                                              <w:marBottom w:val="0"/>
                                              <w:divBdr>
                                                <w:top w:val="none" w:sz="0" w:space="0" w:color="auto"/>
                                                <w:left w:val="none" w:sz="0" w:space="0" w:color="auto"/>
                                                <w:bottom w:val="none" w:sz="0" w:space="0" w:color="auto"/>
                                                <w:right w:val="none" w:sz="0" w:space="0" w:color="auto"/>
                                              </w:divBdr>
                                              <w:divsChild>
                                                <w:div w:id="897934584">
                                                  <w:marLeft w:val="0"/>
                                                  <w:marRight w:val="0"/>
                                                  <w:marTop w:val="0"/>
                                                  <w:marBottom w:val="0"/>
                                                  <w:divBdr>
                                                    <w:top w:val="none" w:sz="0" w:space="0" w:color="auto"/>
                                                    <w:left w:val="none" w:sz="0" w:space="0" w:color="auto"/>
                                                    <w:bottom w:val="none" w:sz="0" w:space="0" w:color="auto"/>
                                                    <w:right w:val="none" w:sz="0" w:space="0" w:color="auto"/>
                                                  </w:divBdr>
                                                  <w:divsChild>
                                                    <w:div w:id="650409593">
                                                      <w:marLeft w:val="0"/>
                                                      <w:marRight w:val="0"/>
                                                      <w:marTop w:val="0"/>
                                                      <w:marBottom w:val="0"/>
                                                      <w:divBdr>
                                                        <w:top w:val="none" w:sz="0" w:space="0" w:color="auto"/>
                                                        <w:left w:val="none" w:sz="0" w:space="0" w:color="auto"/>
                                                        <w:bottom w:val="none" w:sz="0" w:space="0" w:color="auto"/>
                                                        <w:right w:val="none" w:sz="0" w:space="0" w:color="auto"/>
                                                      </w:divBdr>
                                                      <w:divsChild>
                                                        <w:div w:id="1540241925">
                                                          <w:marLeft w:val="0"/>
                                                          <w:marRight w:val="0"/>
                                                          <w:marTop w:val="0"/>
                                                          <w:marBottom w:val="0"/>
                                                          <w:divBdr>
                                                            <w:top w:val="none" w:sz="0" w:space="0" w:color="auto"/>
                                                            <w:left w:val="none" w:sz="0" w:space="0" w:color="auto"/>
                                                            <w:bottom w:val="none" w:sz="0" w:space="0" w:color="auto"/>
                                                            <w:right w:val="none" w:sz="0" w:space="0" w:color="auto"/>
                                                          </w:divBdr>
                                                          <w:divsChild>
                                                            <w:div w:id="233443054">
                                                              <w:marLeft w:val="0"/>
                                                              <w:marRight w:val="0"/>
                                                              <w:marTop w:val="0"/>
                                                              <w:marBottom w:val="0"/>
                                                              <w:divBdr>
                                                                <w:top w:val="none" w:sz="0" w:space="0" w:color="auto"/>
                                                                <w:left w:val="none" w:sz="0" w:space="0" w:color="auto"/>
                                                                <w:bottom w:val="none" w:sz="0" w:space="0" w:color="auto"/>
                                                                <w:right w:val="none" w:sz="0" w:space="0" w:color="auto"/>
                                                              </w:divBdr>
                                                              <w:divsChild>
                                                                <w:div w:id="2038457398">
                                                                  <w:marLeft w:val="0"/>
                                                                  <w:marRight w:val="0"/>
                                                                  <w:marTop w:val="0"/>
                                                                  <w:marBottom w:val="0"/>
                                                                  <w:divBdr>
                                                                    <w:top w:val="none" w:sz="0" w:space="0" w:color="auto"/>
                                                                    <w:left w:val="none" w:sz="0" w:space="0" w:color="auto"/>
                                                                    <w:bottom w:val="none" w:sz="0" w:space="0" w:color="auto"/>
                                                                    <w:right w:val="none" w:sz="0" w:space="0" w:color="auto"/>
                                                                  </w:divBdr>
                                                                  <w:divsChild>
                                                                    <w:div w:id="165171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97791">
                                                          <w:marLeft w:val="0"/>
                                                          <w:marRight w:val="0"/>
                                                          <w:marTop w:val="0"/>
                                                          <w:marBottom w:val="0"/>
                                                          <w:divBdr>
                                                            <w:top w:val="none" w:sz="0" w:space="0" w:color="auto"/>
                                                            <w:left w:val="none" w:sz="0" w:space="0" w:color="auto"/>
                                                            <w:bottom w:val="none" w:sz="0" w:space="0" w:color="auto"/>
                                                            <w:right w:val="none" w:sz="0" w:space="0" w:color="auto"/>
                                                          </w:divBdr>
                                                          <w:divsChild>
                                                            <w:div w:id="1720785711">
                                                              <w:marLeft w:val="0"/>
                                                              <w:marRight w:val="0"/>
                                                              <w:marTop w:val="0"/>
                                                              <w:marBottom w:val="0"/>
                                                              <w:divBdr>
                                                                <w:top w:val="none" w:sz="0" w:space="0" w:color="auto"/>
                                                                <w:left w:val="none" w:sz="0" w:space="0" w:color="auto"/>
                                                                <w:bottom w:val="none" w:sz="0" w:space="0" w:color="auto"/>
                                                                <w:right w:val="none" w:sz="0" w:space="0" w:color="auto"/>
                                                              </w:divBdr>
                                                              <w:divsChild>
                                                                <w:div w:id="163513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125">
                                                          <w:marLeft w:val="0"/>
                                                          <w:marRight w:val="0"/>
                                                          <w:marTop w:val="0"/>
                                                          <w:marBottom w:val="0"/>
                                                          <w:divBdr>
                                                            <w:top w:val="none" w:sz="0" w:space="0" w:color="auto"/>
                                                            <w:left w:val="none" w:sz="0" w:space="0" w:color="auto"/>
                                                            <w:bottom w:val="none" w:sz="0" w:space="0" w:color="auto"/>
                                                            <w:right w:val="none" w:sz="0" w:space="0" w:color="auto"/>
                                                          </w:divBdr>
                                                          <w:divsChild>
                                                            <w:div w:id="1592546170">
                                                              <w:marLeft w:val="0"/>
                                                              <w:marRight w:val="0"/>
                                                              <w:marTop w:val="0"/>
                                                              <w:marBottom w:val="0"/>
                                                              <w:divBdr>
                                                                <w:top w:val="none" w:sz="0" w:space="0" w:color="auto"/>
                                                                <w:left w:val="none" w:sz="0" w:space="0" w:color="auto"/>
                                                                <w:bottom w:val="none" w:sz="0" w:space="0" w:color="auto"/>
                                                                <w:right w:val="none" w:sz="0" w:space="0" w:color="auto"/>
                                                              </w:divBdr>
                                                              <w:divsChild>
                                                                <w:div w:id="35201376">
                                                                  <w:marLeft w:val="0"/>
                                                                  <w:marRight w:val="0"/>
                                                                  <w:marTop w:val="0"/>
                                                                  <w:marBottom w:val="0"/>
                                                                  <w:divBdr>
                                                                    <w:top w:val="none" w:sz="0" w:space="0" w:color="auto"/>
                                                                    <w:left w:val="none" w:sz="0" w:space="0" w:color="auto"/>
                                                                    <w:bottom w:val="none" w:sz="0" w:space="0" w:color="auto"/>
                                                                    <w:right w:val="none" w:sz="0" w:space="0" w:color="auto"/>
                                                                  </w:divBdr>
                                                                  <w:divsChild>
                                                                    <w:div w:id="1058821154">
                                                                      <w:marLeft w:val="0"/>
                                                                      <w:marRight w:val="0"/>
                                                                      <w:marTop w:val="0"/>
                                                                      <w:marBottom w:val="0"/>
                                                                      <w:divBdr>
                                                                        <w:top w:val="none" w:sz="0" w:space="0" w:color="auto"/>
                                                                        <w:left w:val="none" w:sz="0" w:space="0" w:color="auto"/>
                                                                        <w:bottom w:val="none" w:sz="0" w:space="0" w:color="auto"/>
                                                                        <w:right w:val="none" w:sz="0" w:space="0" w:color="auto"/>
                                                                      </w:divBdr>
                                                                    </w:div>
                                                                    <w:div w:id="1995797253">
                                                                      <w:marLeft w:val="0"/>
                                                                      <w:marRight w:val="0"/>
                                                                      <w:marTop w:val="0"/>
                                                                      <w:marBottom w:val="0"/>
                                                                      <w:divBdr>
                                                                        <w:top w:val="none" w:sz="0" w:space="0" w:color="auto"/>
                                                                        <w:left w:val="none" w:sz="0" w:space="0" w:color="auto"/>
                                                                        <w:bottom w:val="none" w:sz="0" w:space="0" w:color="auto"/>
                                                                        <w:right w:val="none" w:sz="0" w:space="0" w:color="auto"/>
                                                                      </w:divBdr>
                                                                    </w:div>
                                                                    <w:div w:id="1366717309">
                                                                      <w:marLeft w:val="0"/>
                                                                      <w:marRight w:val="0"/>
                                                                      <w:marTop w:val="0"/>
                                                                      <w:marBottom w:val="0"/>
                                                                      <w:divBdr>
                                                                        <w:top w:val="none" w:sz="0" w:space="0" w:color="auto"/>
                                                                        <w:left w:val="none" w:sz="0" w:space="0" w:color="auto"/>
                                                                        <w:bottom w:val="none" w:sz="0" w:space="0" w:color="auto"/>
                                                                        <w:right w:val="none" w:sz="0" w:space="0" w:color="auto"/>
                                                                      </w:divBdr>
                                                                    </w:div>
                                                                    <w:div w:id="80284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10512">
                                                          <w:marLeft w:val="0"/>
                                                          <w:marRight w:val="0"/>
                                                          <w:marTop w:val="0"/>
                                                          <w:marBottom w:val="0"/>
                                                          <w:divBdr>
                                                            <w:top w:val="none" w:sz="0" w:space="0" w:color="auto"/>
                                                            <w:left w:val="none" w:sz="0" w:space="0" w:color="auto"/>
                                                            <w:bottom w:val="none" w:sz="0" w:space="0" w:color="auto"/>
                                                            <w:right w:val="none" w:sz="0" w:space="0" w:color="auto"/>
                                                          </w:divBdr>
                                                          <w:divsChild>
                                                            <w:div w:id="329720166">
                                                              <w:marLeft w:val="0"/>
                                                              <w:marRight w:val="0"/>
                                                              <w:marTop w:val="0"/>
                                                              <w:marBottom w:val="0"/>
                                                              <w:divBdr>
                                                                <w:top w:val="none" w:sz="0" w:space="0" w:color="auto"/>
                                                                <w:left w:val="none" w:sz="0" w:space="0" w:color="auto"/>
                                                                <w:bottom w:val="none" w:sz="0" w:space="0" w:color="auto"/>
                                                                <w:right w:val="none" w:sz="0" w:space="0" w:color="auto"/>
                                                              </w:divBdr>
                                                              <w:divsChild>
                                                                <w:div w:id="1664159135">
                                                                  <w:marLeft w:val="0"/>
                                                                  <w:marRight w:val="0"/>
                                                                  <w:marTop w:val="0"/>
                                                                  <w:marBottom w:val="0"/>
                                                                  <w:divBdr>
                                                                    <w:top w:val="none" w:sz="0" w:space="0" w:color="auto"/>
                                                                    <w:left w:val="none" w:sz="0" w:space="0" w:color="auto"/>
                                                                    <w:bottom w:val="none" w:sz="0" w:space="0" w:color="auto"/>
                                                                    <w:right w:val="none" w:sz="0" w:space="0" w:color="auto"/>
                                                                  </w:divBdr>
                                                                  <w:divsChild>
                                                                    <w:div w:id="833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5583">
                                                          <w:marLeft w:val="0"/>
                                                          <w:marRight w:val="0"/>
                                                          <w:marTop w:val="0"/>
                                                          <w:marBottom w:val="0"/>
                                                          <w:divBdr>
                                                            <w:top w:val="none" w:sz="0" w:space="0" w:color="auto"/>
                                                            <w:left w:val="none" w:sz="0" w:space="0" w:color="auto"/>
                                                            <w:bottom w:val="none" w:sz="0" w:space="0" w:color="auto"/>
                                                            <w:right w:val="none" w:sz="0" w:space="0" w:color="auto"/>
                                                          </w:divBdr>
                                                          <w:divsChild>
                                                            <w:div w:id="1179273834">
                                                              <w:marLeft w:val="0"/>
                                                              <w:marRight w:val="0"/>
                                                              <w:marTop w:val="0"/>
                                                              <w:marBottom w:val="0"/>
                                                              <w:divBdr>
                                                                <w:top w:val="none" w:sz="0" w:space="0" w:color="auto"/>
                                                                <w:left w:val="none" w:sz="0" w:space="0" w:color="auto"/>
                                                                <w:bottom w:val="none" w:sz="0" w:space="0" w:color="auto"/>
                                                                <w:right w:val="none" w:sz="0" w:space="0" w:color="auto"/>
                                                              </w:divBdr>
                                                              <w:divsChild>
                                                                <w:div w:id="1113524982">
                                                                  <w:marLeft w:val="0"/>
                                                                  <w:marRight w:val="0"/>
                                                                  <w:marTop w:val="0"/>
                                                                  <w:marBottom w:val="0"/>
                                                                  <w:divBdr>
                                                                    <w:top w:val="none" w:sz="0" w:space="0" w:color="auto"/>
                                                                    <w:left w:val="none" w:sz="0" w:space="0" w:color="auto"/>
                                                                    <w:bottom w:val="none" w:sz="0" w:space="0" w:color="auto"/>
                                                                    <w:right w:val="none" w:sz="0" w:space="0" w:color="auto"/>
                                                                  </w:divBdr>
                                                                  <w:divsChild>
                                                                    <w:div w:id="54553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27367">
                                                          <w:marLeft w:val="0"/>
                                                          <w:marRight w:val="0"/>
                                                          <w:marTop w:val="0"/>
                                                          <w:marBottom w:val="0"/>
                                                          <w:divBdr>
                                                            <w:top w:val="none" w:sz="0" w:space="0" w:color="auto"/>
                                                            <w:left w:val="none" w:sz="0" w:space="0" w:color="auto"/>
                                                            <w:bottom w:val="none" w:sz="0" w:space="0" w:color="auto"/>
                                                            <w:right w:val="none" w:sz="0" w:space="0" w:color="auto"/>
                                                          </w:divBdr>
                                                          <w:divsChild>
                                                            <w:div w:id="618999259">
                                                              <w:marLeft w:val="0"/>
                                                              <w:marRight w:val="0"/>
                                                              <w:marTop w:val="0"/>
                                                              <w:marBottom w:val="0"/>
                                                              <w:divBdr>
                                                                <w:top w:val="none" w:sz="0" w:space="0" w:color="auto"/>
                                                                <w:left w:val="none" w:sz="0" w:space="0" w:color="auto"/>
                                                                <w:bottom w:val="none" w:sz="0" w:space="0" w:color="auto"/>
                                                                <w:right w:val="none" w:sz="0" w:space="0" w:color="auto"/>
                                                              </w:divBdr>
                                                              <w:divsChild>
                                                                <w:div w:id="1196890648">
                                                                  <w:marLeft w:val="0"/>
                                                                  <w:marRight w:val="0"/>
                                                                  <w:marTop w:val="0"/>
                                                                  <w:marBottom w:val="0"/>
                                                                  <w:divBdr>
                                                                    <w:top w:val="none" w:sz="0" w:space="0" w:color="auto"/>
                                                                    <w:left w:val="none" w:sz="0" w:space="0" w:color="auto"/>
                                                                    <w:bottom w:val="none" w:sz="0" w:space="0" w:color="auto"/>
                                                                    <w:right w:val="none" w:sz="0" w:space="0" w:color="auto"/>
                                                                  </w:divBdr>
                                                                  <w:divsChild>
                                                                    <w:div w:id="14100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50944">
                                                          <w:marLeft w:val="0"/>
                                                          <w:marRight w:val="0"/>
                                                          <w:marTop w:val="0"/>
                                                          <w:marBottom w:val="0"/>
                                                          <w:divBdr>
                                                            <w:top w:val="none" w:sz="0" w:space="0" w:color="auto"/>
                                                            <w:left w:val="none" w:sz="0" w:space="0" w:color="auto"/>
                                                            <w:bottom w:val="none" w:sz="0" w:space="0" w:color="auto"/>
                                                            <w:right w:val="none" w:sz="0" w:space="0" w:color="auto"/>
                                                          </w:divBdr>
                                                          <w:divsChild>
                                                            <w:div w:id="644696887">
                                                              <w:marLeft w:val="0"/>
                                                              <w:marRight w:val="0"/>
                                                              <w:marTop w:val="0"/>
                                                              <w:marBottom w:val="0"/>
                                                              <w:divBdr>
                                                                <w:top w:val="none" w:sz="0" w:space="0" w:color="auto"/>
                                                                <w:left w:val="none" w:sz="0" w:space="0" w:color="auto"/>
                                                                <w:bottom w:val="none" w:sz="0" w:space="0" w:color="auto"/>
                                                                <w:right w:val="none" w:sz="0" w:space="0" w:color="auto"/>
                                                              </w:divBdr>
                                                              <w:divsChild>
                                                                <w:div w:id="1154907516">
                                                                  <w:marLeft w:val="0"/>
                                                                  <w:marRight w:val="0"/>
                                                                  <w:marTop w:val="0"/>
                                                                  <w:marBottom w:val="0"/>
                                                                  <w:divBdr>
                                                                    <w:top w:val="none" w:sz="0" w:space="0" w:color="auto"/>
                                                                    <w:left w:val="none" w:sz="0" w:space="0" w:color="auto"/>
                                                                    <w:bottom w:val="none" w:sz="0" w:space="0" w:color="auto"/>
                                                                    <w:right w:val="none" w:sz="0" w:space="0" w:color="auto"/>
                                                                  </w:divBdr>
                                                                  <w:divsChild>
                                                                    <w:div w:id="17307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76102">
                                                          <w:marLeft w:val="0"/>
                                                          <w:marRight w:val="0"/>
                                                          <w:marTop w:val="0"/>
                                                          <w:marBottom w:val="0"/>
                                                          <w:divBdr>
                                                            <w:top w:val="none" w:sz="0" w:space="0" w:color="auto"/>
                                                            <w:left w:val="none" w:sz="0" w:space="0" w:color="auto"/>
                                                            <w:bottom w:val="none" w:sz="0" w:space="0" w:color="auto"/>
                                                            <w:right w:val="none" w:sz="0" w:space="0" w:color="auto"/>
                                                          </w:divBdr>
                                                          <w:divsChild>
                                                            <w:div w:id="1297183361">
                                                              <w:marLeft w:val="0"/>
                                                              <w:marRight w:val="0"/>
                                                              <w:marTop w:val="0"/>
                                                              <w:marBottom w:val="0"/>
                                                              <w:divBdr>
                                                                <w:top w:val="none" w:sz="0" w:space="0" w:color="auto"/>
                                                                <w:left w:val="none" w:sz="0" w:space="0" w:color="auto"/>
                                                                <w:bottom w:val="none" w:sz="0" w:space="0" w:color="auto"/>
                                                                <w:right w:val="none" w:sz="0" w:space="0" w:color="auto"/>
                                                              </w:divBdr>
                                                              <w:divsChild>
                                                                <w:div w:id="966591965">
                                                                  <w:marLeft w:val="0"/>
                                                                  <w:marRight w:val="0"/>
                                                                  <w:marTop w:val="0"/>
                                                                  <w:marBottom w:val="0"/>
                                                                  <w:divBdr>
                                                                    <w:top w:val="none" w:sz="0" w:space="0" w:color="auto"/>
                                                                    <w:left w:val="none" w:sz="0" w:space="0" w:color="auto"/>
                                                                    <w:bottom w:val="none" w:sz="0" w:space="0" w:color="auto"/>
                                                                    <w:right w:val="none" w:sz="0" w:space="0" w:color="auto"/>
                                                                  </w:divBdr>
                                                                  <w:divsChild>
                                                                    <w:div w:id="1780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92577">
                                                          <w:marLeft w:val="0"/>
                                                          <w:marRight w:val="0"/>
                                                          <w:marTop w:val="0"/>
                                                          <w:marBottom w:val="0"/>
                                                          <w:divBdr>
                                                            <w:top w:val="none" w:sz="0" w:space="0" w:color="auto"/>
                                                            <w:left w:val="none" w:sz="0" w:space="0" w:color="auto"/>
                                                            <w:bottom w:val="none" w:sz="0" w:space="0" w:color="auto"/>
                                                            <w:right w:val="none" w:sz="0" w:space="0" w:color="auto"/>
                                                          </w:divBdr>
                                                          <w:divsChild>
                                                            <w:div w:id="1512139944">
                                                              <w:marLeft w:val="0"/>
                                                              <w:marRight w:val="0"/>
                                                              <w:marTop w:val="0"/>
                                                              <w:marBottom w:val="0"/>
                                                              <w:divBdr>
                                                                <w:top w:val="none" w:sz="0" w:space="0" w:color="auto"/>
                                                                <w:left w:val="none" w:sz="0" w:space="0" w:color="auto"/>
                                                                <w:bottom w:val="none" w:sz="0" w:space="0" w:color="auto"/>
                                                                <w:right w:val="none" w:sz="0" w:space="0" w:color="auto"/>
                                                              </w:divBdr>
                                                              <w:divsChild>
                                                                <w:div w:id="159735021">
                                                                  <w:marLeft w:val="0"/>
                                                                  <w:marRight w:val="0"/>
                                                                  <w:marTop w:val="0"/>
                                                                  <w:marBottom w:val="0"/>
                                                                  <w:divBdr>
                                                                    <w:top w:val="none" w:sz="0" w:space="0" w:color="auto"/>
                                                                    <w:left w:val="none" w:sz="0" w:space="0" w:color="auto"/>
                                                                    <w:bottom w:val="none" w:sz="0" w:space="0" w:color="auto"/>
                                                                    <w:right w:val="none" w:sz="0" w:space="0" w:color="auto"/>
                                                                  </w:divBdr>
                                                                  <w:divsChild>
                                                                    <w:div w:id="132870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41186">
                                                          <w:marLeft w:val="0"/>
                                                          <w:marRight w:val="0"/>
                                                          <w:marTop w:val="0"/>
                                                          <w:marBottom w:val="0"/>
                                                          <w:divBdr>
                                                            <w:top w:val="none" w:sz="0" w:space="0" w:color="auto"/>
                                                            <w:left w:val="none" w:sz="0" w:space="0" w:color="auto"/>
                                                            <w:bottom w:val="none" w:sz="0" w:space="0" w:color="auto"/>
                                                            <w:right w:val="none" w:sz="0" w:space="0" w:color="auto"/>
                                                          </w:divBdr>
                                                          <w:divsChild>
                                                            <w:div w:id="119615682">
                                                              <w:marLeft w:val="0"/>
                                                              <w:marRight w:val="0"/>
                                                              <w:marTop w:val="0"/>
                                                              <w:marBottom w:val="0"/>
                                                              <w:divBdr>
                                                                <w:top w:val="none" w:sz="0" w:space="0" w:color="auto"/>
                                                                <w:left w:val="none" w:sz="0" w:space="0" w:color="auto"/>
                                                                <w:bottom w:val="none" w:sz="0" w:space="0" w:color="auto"/>
                                                                <w:right w:val="none" w:sz="0" w:space="0" w:color="auto"/>
                                                              </w:divBdr>
                                                              <w:divsChild>
                                                                <w:div w:id="1060790979">
                                                                  <w:marLeft w:val="0"/>
                                                                  <w:marRight w:val="0"/>
                                                                  <w:marTop w:val="0"/>
                                                                  <w:marBottom w:val="0"/>
                                                                  <w:divBdr>
                                                                    <w:top w:val="none" w:sz="0" w:space="0" w:color="auto"/>
                                                                    <w:left w:val="none" w:sz="0" w:space="0" w:color="auto"/>
                                                                    <w:bottom w:val="none" w:sz="0" w:space="0" w:color="auto"/>
                                                                    <w:right w:val="none" w:sz="0" w:space="0" w:color="auto"/>
                                                                  </w:divBdr>
                                                                  <w:divsChild>
                                                                    <w:div w:id="1664434933">
                                                                      <w:marLeft w:val="0"/>
                                                                      <w:marRight w:val="0"/>
                                                                      <w:marTop w:val="0"/>
                                                                      <w:marBottom w:val="0"/>
                                                                      <w:divBdr>
                                                                        <w:top w:val="none" w:sz="0" w:space="0" w:color="auto"/>
                                                                        <w:left w:val="none" w:sz="0" w:space="0" w:color="auto"/>
                                                                        <w:bottom w:val="none" w:sz="0" w:space="0" w:color="auto"/>
                                                                        <w:right w:val="none" w:sz="0" w:space="0" w:color="auto"/>
                                                                      </w:divBdr>
                                                                    </w:div>
                                                                  </w:divsChild>
                                                                </w:div>
                                                                <w:div w:id="1346978210">
                                                                  <w:marLeft w:val="0"/>
                                                                  <w:marRight w:val="0"/>
                                                                  <w:marTop w:val="0"/>
                                                                  <w:marBottom w:val="0"/>
                                                                  <w:divBdr>
                                                                    <w:top w:val="none" w:sz="0" w:space="0" w:color="auto"/>
                                                                    <w:left w:val="none" w:sz="0" w:space="0" w:color="auto"/>
                                                                    <w:bottom w:val="none" w:sz="0" w:space="0" w:color="auto"/>
                                                                    <w:right w:val="none" w:sz="0" w:space="0" w:color="auto"/>
                                                                  </w:divBdr>
                                                                  <w:divsChild>
                                                                    <w:div w:id="112554731">
                                                                      <w:marLeft w:val="0"/>
                                                                      <w:marRight w:val="0"/>
                                                                      <w:marTop w:val="0"/>
                                                                      <w:marBottom w:val="0"/>
                                                                      <w:divBdr>
                                                                        <w:top w:val="none" w:sz="0" w:space="0" w:color="auto"/>
                                                                        <w:left w:val="none" w:sz="0" w:space="0" w:color="auto"/>
                                                                        <w:bottom w:val="none" w:sz="0" w:space="0" w:color="auto"/>
                                                                        <w:right w:val="none" w:sz="0" w:space="0" w:color="auto"/>
                                                                      </w:divBdr>
                                                                      <w:divsChild>
                                                                        <w:div w:id="1281184053">
                                                                          <w:marLeft w:val="0"/>
                                                                          <w:marRight w:val="0"/>
                                                                          <w:marTop w:val="0"/>
                                                                          <w:marBottom w:val="0"/>
                                                                          <w:divBdr>
                                                                            <w:top w:val="none" w:sz="0" w:space="0" w:color="auto"/>
                                                                            <w:left w:val="none" w:sz="0" w:space="0" w:color="auto"/>
                                                                            <w:bottom w:val="none" w:sz="0" w:space="0" w:color="auto"/>
                                                                            <w:right w:val="none" w:sz="0" w:space="0" w:color="auto"/>
                                                                          </w:divBdr>
                                                                          <w:divsChild>
                                                                            <w:div w:id="2143494799">
                                                                              <w:marLeft w:val="0"/>
                                                                              <w:marRight w:val="0"/>
                                                                              <w:marTop w:val="0"/>
                                                                              <w:marBottom w:val="0"/>
                                                                              <w:divBdr>
                                                                                <w:top w:val="none" w:sz="0" w:space="0" w:color="auto"/>
                                                                                <w:left w:val="none" w:sz="0" w:space="0" w:color="auto"/>
                                                                                <w:bottom w:val="none" w:sz="0" w:space="0" w:color="auto"/>
                                                                                <w:right w:val="none" w:sz="0" w:space="0" w:color="auto"/>
                                                                              </w:divBdr>
                                                                              <w:divsChild>
                                                                                <w:div w:id="13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22806">
                                                          <w:marLeft w:val="0"/>
                                                          <w:marRight w:val="0"/>
                                                          <w:marTop w:val="0"/>
                                                          <w:marBottom w:val="0"/>
                                                          <w:divBdr>
                                                            <w:top w:val="none" w:sz="0" w:space="0" w:color="auto"/>
                                                            <w:left w:val="none" w:sz="0" w:space="0" w:color="auto"/>
                                                            <w:bottom w:val="none" w:sz="0" w:space="0" w:color="auto"/>
                                                            <w:right w:val="none" w:sz="0" w:space="0" w:color="auto"/>
                                                          </w:divBdr>
                                                          <w:divsChild>
                                                            <w:div w:id="1186364431">
                                                              <w:marLeft w:val="0"/>
                                                              <w:marRight w:val="0"/>
                                                              <w:marTop w:val="0"/>
                                                              <w:marBottom w:val="0"/>
                                                              <w:divBdr>
                                                                <w:top w:val="none" w:sz="0" w:space="0" w:color="auto"/>
                                                                <w:left w:val="none" w:sz="0" w:space="0" w:color="auto"/>
                                                                <w:bottom w:val="none" w:sz="0" w:space="0" w:color="auto"/>
                                                                <w:right w:val="none" w:sz="0" w:space="0" w:color="auto"/>
                                                              </w:divBdr>
                                                              <w:divsChild>
                                                                <w:div w:id="1836140270">
                                                                  <w:marLeft w:val="0"/>
                                                                  <w:marRight w:val="0"/>
                                                                  <w:marTop w:val="0"/>
                                                                  <w:marBottom w:val="0"/>
                                                                  <w:divBdr>
                                                                    <w:top w:val="none" w:sz="0" w:space="0" w:color="auto"/>
                                                                    <w:left w:val="none" w:sz="0" w:space="0" w:color="auto"/>
                                                                    <w:bottom w:val="none" w:sz="0" w:space="0" w:color="auto"/>
                                                                    <w:right w:val="none" w:sz="0" w:space="0" w:color="auto"/>
                                                                  </w:divBdr>
                                                                  <w:divsChild>
                                                                    <w:div w:id="10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173">
                                                          <w:marLeft w:val="0"/>
                                                          <w:marRight w:val="0"/>
                                                          <w:marTop w:val="0"/>
                                                          <w:marBottom w:val="0"/>
                                                          <w:divBdr>
                                                            <w:top w:val="none" w:sz="0" w:space="0" w:color="auto"/>
                                                            <w:left w:val="none" w:sz="0" w:space="0" w:color="auto"/>
                                                            <w:bottom w:val="none" w:sz="0" w:space="0" w:color="auto"/>
                                                            <w:right w:val="none" w:sz="0" w:space="0" w:color="auto"/>
                                                          </w:divBdr>
                                                          <w:divsChild>
                                                            <w:div w:id="861209623">
                                                              <w:marLeft w:val="0"/>
                                                              <w:marRight w:val="0"/>
                                                              <w:marTop w:val="0"/>
                                                              <w:marBottom w:val="0"/>
                                                              <w:divBdr>
                                                                <w:top w:val="none" w:sz="0" w:space="0" w:color="auto"/>
                                                                <w:left w:val="none" w:sz="0" w:space="0" w:color="auto"/>
                                                                <w:bottom w:val="none" w:sz="0" w:space="0" w:color="auto"/>
                                                                <w:right w:val="none" w:sz="0" w:space="0" w:color="auto"/>
                                                              </w:divBdr>
                                                              <w:divsChild>
                                                                <w:div w:id="699748803">
                                                                  <w:marLeft w:val="0"/>
                                                                  <w:marRight w:val="0"/>
                                                                  <w:marTop w:val="0"/>
                                                                  <w:marBottom w:val="0"/>
                                                                  <w:divBdr>
                                                                    <w:top w:val="none" w:sz="0" w:space="0" w:color="auto"/>
                                                                    <w:left w:val="none" w:sz="0" w:space="0" w:color="auto"/>
                                                                    <w:bottom w:val="none" w:sz="0" w:space="0" w:color="auto"/>
                                                                    <w:right w:val="none" w:sz="0" w:space="0" w:color="auto"/>
                                                                  </w:divBdr>
                                                                  <w:divsChild>
                                                                    <w:div w:id="12119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142383">
                                                          <w:marLeft w:val="0"/>
                                                          <w:marRight w:val="0"/>
                                                          <w:marTop w:val="0"/>
                                                          <w:marBottom w:val="0"/>
                                                          <w:divBdr>
                                                            <w:top w:val="none" w:sz="0" w:space="0" w:color="auto"/>
                                                            <w:left w:val="none" w:sz="0" w:space="0" w:color="auto"/>
                                                            <w:bottom w:val="none" w:sz="0" w:space="0" w:color="auto"/>
                                                            <w:right w:val="none" w:sz="0" w:space="0" w:color="auto"/>
                                                          </w:divBdr>
                                                          <w:divsChild>
                                                            <w:div w:id="1377971671">
                                                              <w:marLeft w:val="0"/>
                                                              <w:marRight w:val="0"/>
                                                              <w:marTop w:val="0"/>
                                                              <w:marBottom w:val="0"/>
                                                              <w:divBdr>
                                                                <w:top w:val="none" w:sz="0" w:space="0" w:color="auto"/>
                                                                <w:left w:val="none" w:sz="0" w:space="0" w:color="auto"/>
                                                                <w:bottom w:val="none" w:sz="0" w:space="0" w:color="auto"/>
                                                                <w:right w:val="none" w:sz="0" w:space="0" w:color="auto"/>
                                                              </w:divBdr>
                                                              <w:divsChild>
                                                                <w:div w:id="1458451111">
                                                                  <w:marLeft w:val="0"/>
                                                                  <w:marRight w:val="0"/>
                                                                  <w:marTop w:val="0"/>
                                                                  <w:marBottom w:val="0"/>
                                                                  <w:divBdr>
                                                                    <w:top w:val="none" w:sz="0" w:space="0" w:color="auto"/>
                                                                    <w:left w:val="none" w:sz="0" w:space="0" w:color="auto"/>
                                                                    <w:bottom w:val="none" w:sz="0" w:space="0" w:color="auto"/>
                                                                    <w:right w:val="none" w:sz="0" w:space="0" w:color="auto"/>
                                                                  </w:divBdr>
                                                                  <w:divsChild>
                                                                    <w:div w:id="11299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84692">
                                                          <w:marLeft w:val="0"/>
                                                          <w:marRight w:val="0"/>
                                                          <w:marTop w:val="0"/>
                                                          <w:marBottom w:val="0"/>
                                                          <w:divBdr>
                                                            <w:top w:val="none" w:sz="0" w:space="0" w:color="auto"/>
                                                            <w:left w:val="none" w:sz="0" w:space="0" w:color="auto"/>
                                                            <w:bottom w:val="none" w:sz="0" w:space="0" w:color="auto"/>
                                                            <w:right w:val="none" w:sz="0" w:space="0" w:color="auto"/>
                                                          </w:divBdr>
                                                          <w:divsChild>
                                                            <w:div w:id="692877732">
                                                              <w:marLeft w:val="0"/>
                                                              <w:marRight w:val="0"/>
                                                              <w:marTop w:val="0"/>
                                                              <w:marBottom w:val="0"/>
                                                              <w:divBdr>
                                                                <w:top w:val="none" w:sz="0" w:space="0" w:color="auto"/>
                                                                <w:left w:val="none" w:sz="0" w:space="0" w:color="auto"/>
                                                                <w:bottom w:val="none" w:sz="0" w:space="0" w:color="auto"/>
                                                                <w:right w:val="none" w:sz="0" w:space="0" w:color="auto"/>
                                                              </w:divBdr>
                                                              <w:divsChild>
                                                                <w:div w:id="589387286">
                                                                  <w:marLeft w:val="0"/>
                                                                  <w:marRight w:val="0"/>
                                                                  <w:marTop w:val="0"/>
                                                                  <w:marBottom w:val="0"/>
                                                                  <w:divBdr>
                                                                    <w:top w:val="none" w:sz="0" w:space="0" w:color="auto"/>
                                                                    <w:left w:val="none" w:sz="0" w:space="0" w:color="auto"/>
                                                                    <w:bottom w:val="none" w:sz="0" w:space="0" w:color="auto"/>
                                                                    <w:right w:val="none" w:sz="0" w:space="0" w:color="auto"/>
                                                                  </w:divBdr>
                                                                  <w:divsChild>
                                                                    <w:div w:id="11926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280403">
                                                          <w:marLeft w:val="0"/>
                                                          <w:marRight w:val="0"/>
                                                          <w:marTop w:val="0"/>
                                                          <w:marBottom w:val="0"/>
                                                          <w:divBdr>
                                                            <w:top w:val="none" w:sz="0" w:space="0" w:color="auto"/>
                                                            <w:left w:val="none" w:sz="0" w:space="0" w:color="auto"/>
                                                            <w:bottom w:val="none" w:sz="0" w:space="0" w:color="auto"/>
                                                            <w:right w:val="none" w:sz="0" w:space="0" w:color="auto"/>
                                                          </w:divBdr>
                                                          <w:divsChild>
                                                            <w:div w:id="1429472161">
                                                              <w:marLeft w:val="0"/>
                                                              <w:marRight w:val="0"/>
                                                              <w:marTop w:val="0"/>
                                                              <w:marBottom w:val="0"/>
                                                              <w:divBdr>
                                                                <w:top w:val="none" w:sz="0" w:space="0" w:color="auto"/>
                                                                <w:left w:val="none" w:sz="0" w:space="0" w:color="auto"/>
                                                                <w:bottom w:val="none" w:sz="0" w:space="0" w:color="auto"/>
                                                                <w:right w:val="none" w:sz="0" w:space="0" w:color="auto"/>
                                                              </w:divBdr>
                                                              <w:divsChild>
                                                                <w:div w:id="1347244215">
                                                                  <w:marLeft w:val="0"/>
                                                                  <w:marRight w:val="0"/>
                                                                  <w:marTop w:val="0"/>
                                                                  <w:marBottom w:val="0"/>
                                                                  <w:divBdr>
                                                                    <w:top w:val="none" w:sz="0" w:space="0" w:color="auto"/>
                                                                    <w:left w:val="none" w:sz="0" w:space="0" w:color="auto"/>
                                                                    <w:bottom w:val="none" w:sz="0" w:space="0" w:color="auto"/>
                                                                    <w:right w:val="none" w:sz="0" w:space="0" w:color="auto"/>
                                                                  </w:divBdr>
                                                                  <w:divsChild>
                                                                    <w:div w:id="1092433319">
                                                                      <w:marLeft w:val="0"/>
                                                                      <w:marRight w:val="0"/>
                                                                      <w:marTop w:val="0"/>
                                                                      <w:marBottom w:val="0"/>
                                                                      <w:divBdr>
                                                                        <w:top w:val="none" w:sz="0" w:space="0" w:color="auto"/>
                                                                        <w:left w:val="none" w:sz="0" w:space="0" w:color="auto"/>
                                                                        <w:bottom w:val="none" w:sz="0" w:space="0" w:color="auto"/>
                                                                        <w:right w:val="none" w:sz="0" w:space="0" w:color="auto"/>
                                                                      </w:divBdr>
                                                                    </w:div>
                                                                  </w:divsChild>
                                                                </w:div>
                                                                <w:div w:id="1125081270">
                                                                  <w:marLeft w:val="0"/>
                                                                  <w:marRight w:val="0"/>
                                                                  <w:marTop w:val="0"/>
                                                                  <w:marBottom w:val="0"/>
                                                                  <w:divBdr>
                                                                    <w:top w:val="none" w:sz="0" w:space="0" w:color="auto"/>
                                                                    <w:left w:val="none" w:sz="0" w:space="0" w:color="auto"/>
                                                                    <w:bottom w:val="none" w:sz="0" w:space="0" w:color="auto"/>
                                                                    <w:right w:val="none" w:sz="0" w:space="0" w:color="auto"/>
                                                                  </w:divBdr>
                                                                  <w:divsChild>
                                                                    <w:div w:id="1721441707">
                                                                      <w:marLeft w:val="0"/>
                                                                      <w:marRight w:val="0"/>
                                                                      <w:marTop w:val="0"/>
                                                                      <w:marBottom w:val="0"/>
                                                                      <w:divBdr>
                                                                        <w:top w:val="none" w:sz="0" w:space="0" w:color="auto"/>
                                                                        <w:left w:val="none" w:sz="0" w:space="0" w:color="auto"/>
                                                                        <w:bottom w:val="none" w:sz="0" w:space="0" w:color="auto"/>
                                                                        <w:right w:val="none" w:sz="0" w:space="0" w:color="auto"/>
                                                                      </w:divBdr>
                                                                      <w:divsChild>
                                                                        <w:div w:id="1017194321">
                                                                          <w:marLeft w:val="0"/>
                                                                          <w:marRight w:val="0"/>
                                                                          <w:marTop w:val="0"/>
                                                                          <w:marBottom w:val="0"/>
                                                                          <w:divBdr>
                                                                            <w:top w:val="none" w:sz="0" w:space="0" w:color="auto"/>
                                                                            <w:left w:val="none" w:sz="0" w:space="0" w:color="auto"/>
                                                                            <w:bottom w:val="none" w:sz="0" w:space="0" w:color="auto"/>
                                                                            <w:right w:val="none" w:sz="0" w:space="0" w:color="auto"/>
                                                                          </w:divBdr>
                                                                          <w:divsChild>
                                                                            <w:div w:id="957836457">
                                                                              <w:marLeft w:val="0"/>
                                                                              <w:marRight w:val="0"/>
                                                                              <w:marTop w:val="0"/>
                                                                              <w:marBottom w:val="0"/>
                                                                              <w:divBdr>
                                                                                <w:top w:val="none" w:sz="0" w:space="0" w:color="auto"/>
                                                                                <w:left w:val="none" w:sz="0" w:space="0" w:color="auto"/>
                                                                                <w:bottom w:val="none" w:sz="0" w:space="0" w:color="auto"/>
                                                                                <w:right w:val="none" w:sz="0" w:space="0" w:color="auto"/>
                                                                              </w:divBdr>
                                                                              <w:divsChild>
                                                                                <w:div w:id="17956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82997">
                                                          <w:marLeft w:val="0"/>
                                                          <w:marRight w:val="0"/>
                                                          <w:marTop w:val="0"/>
                                                          <w:marBottom w:val="0"/>
                                                          <w:divBdr>
                                                            <w:top w:val="none" w:sz="0" w:space="0" w:color="auto"/>
                                                            <w:left w:val="none" w:sz="0" w:space="0" w:color="auto"/>
                                                            <w:bottom w:val="none" w:sz="0" w:space="0" w:color="auto"/>
                                                            <w:right w:val="none" w:sz="0" w:space="0" w:color="auto"/>
                                                          </w:divBdr>
                                                          <w:divsChild>
                                                            <w:div w:id="296183805">
                                                              <w:marLeft w:val="0"/>
                                                              <w:marRight w:val="0"/>
                                                              <w:marTop w:val="0"/>
                                                              <w:marBottom w:val="0"/>
                                                              <w:divBdr>
                                                                <w:top w:val="none" w:sz="0" w:space="0" w:color="auto"/>
                                                                <w:left w:val="none" w:sz="0" w:space="0" w:color="auto"/>
                                                                <w:bottom w:val="none" w:sz="0" w:space="0" w:color="auto"/>
                                                                <w:right w:val="none" w:sz="0" w:space="0" w:color="auto"/>
                                                              </w:divBdr>
                                                              <w:divsChild>
                                                                <w:div w:id="602038072">
                                                                  <w:marLeft w:val="0"/>
                                                                  <w:marRight w:val="0"/>
                                                                  <w:marTop w:val="0"/>
                                                                  <w:marBottom w:val="0"/>
                                                                  <w:divBdr>
                                                                    <w:top w:val="none" w:sz="0" w:space="0" w:color="auto"/>
                                                                    <w:left w:val="none" w:sz="0" w:space="0" w:color="auto"/>
                                                                    <w:bottom w:val="none" w:sz="0" w:space="0" w:color="auto"/>
                                                                    <w:right w:val="none" w:sz="0" w:space="0" w:color="auto"/>
                                                                  </w:divBdr>
                                                                  <w:divsChild>
                                                                    <w:div w:id="1092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1496">
                                                          <w:marLeft w:val="0"/>
                                                          <w:marRight w:val="0"/>
                                                          <w:marTop w:val="0"/>
                                                          <w:marBottom w:val="0"/>
                                                          <w:divBdr>
                                                            <w:top w:val="none" w:sz="0" w:space="0" w:color="auto"/>
                                                            <w:left w:val="none" w:sz="0" w:space="0" w:color="auto"/>
                                                            <w:bottom w:val="none" w:sz="0" w:space="0" w:color="auto"/>
                                                            <w:right w:val="none" w:sz="0" w:space="0" w:color="auto"/>
                                                          </w:divBdr>
                                                          <w:divsChild>
                                                            <w:div w:id="1849253207">
                                                              <w:marLeft w:val="0"/>
                                                              <w:marRight w:val="0"/>
                                                              <w:marTop w:val="0"/>
                                                              <w:marBottom w:val="0"/>
                                                              <w:divBdr>
                                                                <w:top w:val="none" w:sz="0" w:space="0" w:color="auto"/>
                                                                <w:left w:val="none" w:sz="0" w:space="0" w:color="auto"/>
                                                                <w:bottom w:val="none" w:sz="0" w:space="0" w:color="auto"/>
                                                                <w:right w:val="none" w:sz="0" w:space="0" w:color="auto"/>
                                                              </w:divBdr>
                                                              <w:divsChild>
                                                                <w:div w:id="299917920">
                                                                  <w:marLeft w:val="0"/>
                                                                  <w:marRight w:val="0"/>
                                                                  <w:marTop w:val="0"/>
                                                                  <w:marBottom w:val="0"/>
                                                                  <w:divBdr>
                                                                    <w:top w:val="none" w:sz="0" w:space="0" w:color="auto"/>
                                                                    <w:left w:val="none" w:sz="0" w:space="0" w:color="auto"/>
                                                                    <w:bottom w:val="none" w:sz="0" w:space="0" w:color="auto"/>
                                                                    <w:right w:val="none" w:sz="0" w:space="0" w:color="auto"/>
                                                                  </w:divBdr>
                                                                  <w:divsChild>
                                                                    <w:div w:id="2054231836">
                                                                      <w:marLeft w:val="0"/>
                                                                      <w:marRight w:val="0"/>
                                                                      <w:marTop w:val="0"/>
                                                                      <w:marBottom w:val="0"/>
                                                                      <w:divBdr>
                                                                        <w:top w:val="none" w:sz="0" w:space="0" w:color="auto"/>
                                                                        <w:left w:val="none" w:sz="0" w:space="0" w:color="auto"/>
                                                                        <w:bottom w:val="none" w:sz="0" w:space="0" w:color="auto"/>
                                                                        <w:right w:val="none" w:sz="0" w:space="0" w:color="auto"/>
                                                                      </w:divBdr>
                                                                    </w:div>
                                                                  </w:divsChild>
                                                                </w:div>
                                                                <w:div w:id="2023193728">
                                                                  <w:marLeft w:val="0"/>
                                                                  <w:marRight w:val="0"/>
                                                                  <w:marTop w:val="0"/>
                                                                  <w:marBottom w:val="0"/>
                                                                  <w:divBdr>
                                                                    <w:top w:val="none" w:sz="0" w:space="0" w:color="auto"/>
                                                                    <w:left w:val="none" w:sz="0" w:space="0" w:color="auto"/>
                                                                    <w:bottom w:val="none" w:sz="0" w:space="0" w:color="auto"/>
                                                                    <w:right w:val="none" w:sz="0" w:space="0" w:color="auto"/>
                                                                  </w:divBdr>
                                                                  <w:divsChild>
                                                                    <w:div w:id="994182935">
                                                                      <w:marLeft w:val="0"/>
                                                                      <w:marRight w:val="0"/>
                                                                      <w:marTop w:val="0"/>
                                                                      <w:marBottom w:val="0"/>
                                                                      <w:divBdr>
                                                                        <w:top w:val="none" w:sz="0" w:space="0" w:color="auto"/>
                                                                        <w:left w:val="none" w:sz="0" w:space="0" w:color="auto"/>
                                                                        <w:bottom w:val="none" w:sz="0" w:space="0" w:color="auto"/>
                                                                        <w:right w:val="none" w:sz="0" w:space="0" w:color="auto"/>
                                                                      </w:divBdr>
                                                                      <w:divsChild>
                                                                        <w:div w:id="1675373923">
                                                                          <w:marLeft w:val="0"/>
                                                                          <w:marRight w:val="0"/>
                                                                          <w:marTop w:val="0"/>
                                                                          <w:marBottom w:val="0"/>
                                                                          <w:divBdr>
                                                                            <w:top w:val="none" w:sz="0" w:space="0" w:color="auto"/>
                                                                            <w:left w:val="none" w:sz="0" w:space="0" w:color="auto"/>
                                                                            <w:bottom w:val="none" w:sz="0" w:space="0" w:color="auto"/>
                                                                            <w:right w:val="none" w:sz="0" w:space="0" w:color="auto"/>
                                                                          </w:divBdr>
                                                                          <w:divsChild>
                                                                            <w:div w:id="1724792972">
                                                                              <w:marLeft w:val="0"/>
                                                                              <w:marRight w:val="0"/>
                                                                              <w:marTop w:val="0"/>
                                                                              <w:marBottom w:val="0"/>
                                                                              <w:divBdr>
                                                                                <w:top w:val="none" w:sz="0" w:space="0" w:color="auto"/>
                                                                                <w:left w:val="none" w:sz="0" w:space="0" w:color="auto"/>
                                                                                <w:bottom w:val="none" w:sz="0" w:space="0" w:color="auto"/>
                                                                                <w:right w:val="none" w:sz="0" w:space="0" w:color="auto"/>
                                                                              </w:divBdr>
                                                                              <w:divsChild>
                                                                                <w:div w:id="20376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2787829">
      <w:bodyDiv w:val="1"/>
      <w:marLeft w:val="0"/>
      <w:marRight w:val="0"/>
      <w:marTop w:val="0"/>
      <w:marBottom w:val="0"/>
      <w:divBdr>
        <w:top w:val="none" w:sz="0" w:space="0" w:color="auto"/>
        <w:left w:val="none" w:sz="0" w:space="0" w:color="auto"/>
        <w:bottom w:val="none" w:sz="0" w:space="0" w:color="auto"/>
        <w:right w:val="none" w:sz="0" w:space="0" w:color="auto"/>
      </w:divBdr>
      <w:divsChild>
        <w:div w:id="670791382">
          <w:marLeft w:val="0"/>
          <w:marRight w:val="0"/>
          <w:marTop w:val="0"/>
          <w:marBottom w:val="0"/>
          <w:divBdr>
            <w:top w:val="none" w:sz="0" w:space="0" w:color="auto"/>
            <w:left w:val="none" w:sz="0" w:space="0" w:color="auto"/>
            <w:bottom w:val="none" w:sz="0" w:space="0" w:color="auto"/>
            <w:right w:val="none" w:sz="0" w:space="0" w:color="auto"/>
          </w:divBdr>
          <w:divsChild>
            <w:div w:id="768963176">
              <w:marLeft w:val="0"/>
              <w:marRight w:val="0"/>
              <w:marTop w:val="0"/>
              <w:marBottom w:val="0"/>
              <w:divBdr>
                <w:top w:val="none" w:sz="0" w:space="0" w:color="auto"/>
                <w:left w:val="none" w:sz="0" w:space="0" w:color="auto"/>
                <w:bottom w:val="none" w:sz="0" w:space="0" w:color="auto"/>
                <w:right w:val="none" w:sz="0" w:space="0" w:color="auto"/>
              </w:divBdr>
              <w:divsChild>
                <w:div w:id="1511724745">
                  <w:marLeft w:val="0"/>
                  <w:marRight w:val="0"/>
                  <w:marTop w:val="0"/>
                  <w:marBottom w:val="0"/>
                  <w:divBdr>
                    <w:top w:val="none" w:sz="0" w:space="0" w:color="auto"/>
                    <w:left w:val="none" w:sz="0" w:space="0" w:color="auto"/>
                    <w:bottom w:val="none" w:sz="0" w:space="0" w:color="auto"/>
                    <w:right w:val="none" w:sz="0" w:space="0" w:color="auto"/>
                  </w:divBdr>
                  <w:divsChild>
                    <w:div w:id="1862939040">
                      <w:marLeft w:val="0"/>
                      <w:marRight w:val="0"/>
                      <w:marTop w:val="0"/>
                      <w:marBottom w:val="0"/>
                      <w:divBdr>
                        <w:top w:val="none" w:sz="0" w:space="0" w:color="auto"/>
                        <w:left w:val="none" w:sz="0" w:space="0" w:color="auto"/>
                        <w:bottom w:val="none" w:sz="0" w:space="0" w:color="auto"/>
                        <w:right w:val="none" w:sz="0" w:space="0" w:color="auto"/>
                      </w:divBdr>
                      <w:divsChild>
                        <w:div w:id="1512990430">
                          <w:marLeft w:val="0"/>
                          <w:marRight w:val="0"/>
                          <w:marTop w:val="0"/>
                          <w:marBottom w:val="0"/>
                          <w:divBdr>
                            <w:top w:val="none" w:sz="0" w:space="0" w:color="auto"/>
                            <w:left w:val="none" w:sz="0" w:space="0" w:color="auto"/>
                            <w:bottom w:val="none" w:sz="0" w:space="0" w:color="auto"/>
                            <w:right w:val="none" w:sz="0" w:space="0" w:color="auto"/>
                          </w:divBdr>
                          <w:divsChild>
                            <w:div w:id="737626910">
                              <w:marLeft w:val="0"/>
                              <w:marRight w:val="0"/>
                              <w:marTop w:val="0"/>
                              <w:marBottom w:val="0"/>
                              <w:divBdr>
                                <w:top w:val="none" w:sz="0" w:space="0" w:color="auto"/>
                                <w:left w:val="none" w:sz="0" w:space="0" w:color="auto"/>
                                <w:bottom w:val="none" w:sz="0" w:space="0" w:color="auto"/>
                                <w:right w:val="none" w:sz="0" w:space="0" w:color="auto"/>
                              </w:divBdr>
                              <w:divsChild>
                                <w:div w:id="1991666103">
                                  <w:marLeft w:val="0"/>
                                  <w:marRight w:val="0"/>
                                  <w:marTop w:val="0"/>
                                  <w:marBottom w:val="0"/>
                                  <w:divBdr>
                                    <w:top w:val="none" w:sz="0" w:space="0" w:color="auto"/>
                                    <w:left w:val="none" w:sz="0" w:space="0" w:color="auto"/>
                                    <w:bottom w:val="none" w:sz="0" w:space="0" w:color="auto"/>
                                    <w:right w:val="none" w:sz="0" w:space="0" w:color="auto"/>
                                  </w:divBdr>
                                  <w:divsChild>
                                    <w:div w:id="1214544264">
                                      <w:marLeft w:val="0"/>
                                      <w:marRight w:val="0"/>
                                      <w:marTop w:val="0"/>
                                      <w:marBottom w:val="0"/>
                                      <w:divBdr>
                                        <w:top w:val="none" w:sz="0" w:space="0" w:color="auto"/>
                                        <w:left w:val="none" w:sz="0" w:space="0" w:color="auto"/>
                                        <w:bottom w:val="none" w:sz="0" w:space="0" w:color="auto"/>
                                        <w:right w:val="none" w:sz="0" w:space="0" w:color="auto"/>
                                      </w:divBdr>
                                      <w:divsChild>
                                        <w:div w:id="1805198734">
                                          <w:marLeft w:val="0"/>
                                          <w:marRight w:val="0"/>
                                          <w:marTop w:val="0"/>
                                          <w:marBottom w:val="0"/>
                                          <w:divBdr>
                                            <w:top w:val="none" w:sz="0" w:space="0" w:color="auto"/>
                                            <w:left w:val="none" w:sz="0" w:space="0" w:color="auto"/>
                                            <w:bottom w:val="none" w:sz="0" w:space="0" w:color="auto"/>
                                            <w:right w:val="none" w:sz="0" w:space="0" w:color="auto"/>
                                          </w:divBdr>
                                          <w:divsChild>
                                            <w:div w:id="1479614672">
                                              <w:marLeft w:val="0"/>
                                              <w:marRight w:val="0"/>
                                              <w:marTop w:val="0"/>
                                              <w:marBottom w:val="0"/>
                                              <w:divBdr>
                                                <w:top w:val="none" w:sz="0" w:space="0" w:color="auto"/>
                                                <w:left w:val="none" w:sz="0" w:space="0" w:color="auto"/>
                                                <w:bottom w:val="none" w:sz="0" w:space="0" w:color="auto"/>
                                                <w:right w:val="none" w:sz="0" w:space="0" w:color="auto"/>
                                              </w:divBdr>
                                              <w:divsChild>
                                                <w:div w:id="425539974">
                                                  <w:marLeft w:val="0"/>
                                                  <w:marRight w:val="0"/>
                                                  <w:marTop w:val="0"/>
                                                  <w:marBottom w:val="0"/>
                                                  <w:divBdr>
                                                    <w:top w:val="none" w:sz="0" w:space="0" w:color="auto"/>
                                                    <w:left w:val="none" w:sz="0" w:space="0" w:color="auto"/>
                                                    <w:bottom w:val="none" w:sz="0" w:space="0" w:color="auto"/>
                                                    <w:right w:val="none" w:sz="0" w:space="0" w:color="auto"/>
                                                  </w:divBdr>
                                                  <w:divsChild>
                                                    <w:div w:id="1013800090">
                                                      <w:marLeft w:val="0"/>
                                                      <w:marRight w:val="0"/>
                                                      <w:marTop w:val="0"/>
                                                      <w:marBottom w:val="0"/>
                                                      <w:divBdr>
                                                        <w:top w:val="none" w:sz="0" w:space="0" w:color="auto"/>
                                                        <w:left w:val="none" w:sz="0" w:space="0" w:color="auto"/>
                                                        <w:bottom w:val="none" w:sz="0" w:space="0" w:color="auto"/>
                                                        <w:right w:val="none" w:sz="0" w:space="0" w:color="auto"/>
                                                      </w:divBdr>
                                                      <w:divsChild>
                                                        <w:div w:id="182982507">
                                                          <w:marLeft w:val="0"/>
                                                          <w:marRight w:val="0"/>
                                                          <w:marTop w:val="0"/>
                                                          <w:marBottom w:val="0"/>
                                                          <w:divBdr>
                                                            <w:top w:val="none" w:sz="0" w:space="0" w:color="auto"/>
                                                            <w:left w:val="none" w:sz="0" w:space="0" w:color="auto"/>
                                                            <w:bottom w:val="none" w:sz="0" w:space="0" w:color="auto"/>
                                                            <w:right w:val="none" w:sz="0" w:space="0" w:color="auto"/>
                                                          </w:divBdr>
                                                          <w:divsChild>
                                                            <w:div w:id="1258488065">
                                                              <w:marLeft w:val="0"/>
                                                              <w:marRight w:val="0"/>
                                                              <w:marTop w:val="0"/>
                                                              <w:marBottom w:val="0"/>
                                                              <w:divBdr>
                                                                <w:top w:val="none" w:sz="0" w:space="0" w:color="auto"/>
                                                                <w:left w:val="none" w:sz="0" w:space="0" w:color="auto"/>
                                                                <w:bottom w:val="none" w:sz="0" w:space="0" w:color="auto"/>
                                                                <w:right w:val="none" w:sz="0" w:space="0" w:color="auto"/>
                                                              </w:divBdr>
                                                              <w:divsChild>
                                                                <w:div w:id="528299787">
                                                                  <w:marLeft w:val="0"/>
                                                                  <w:marRight w:val="0"/>
                                                                  <w:marTop w:val="0"/>
                                                                  <w:marBottom w:val="0"/>
                                                                  <w:divBdr>
                                                                    <w:top w:val="none" w:sz="0" w:space="0" w:color="auto"/>
                                                                    <w:left w:val="none" w:sz="0" w:space="0" w:color="auto"/>
                                                                    <w:bottom w:val="none" w:sz="0" w:space="0" w:color="auto"/>
                                                                    <w:right w:val="none" w:sz="0" w:space="0" w:color="auto"/>
                                                                  </w:divBdr>
                                                                  <w:divsChild>
                                                                    <w:div w:id="11818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7242">
                                                          <w:marLeft w:val="0"/>
                                                          <w:marRight w:val="0"/>
                                                          <w:marTop w:val="0"/>
                                                          <w:marBottom w:val="0"/>
                                                          <w:divBdr>
                                                            <w:top w:val="none" w:sz="0" w:space="0" w:color="auto"/>
                                                            <w:left w:val="none" w:sz="0" w:space="0" w:color="auto"/>
                                                            <w:bottom w:val="none" w:sz="0" w:space="0" w:color="auto"/>
                                                            <w:right w:val="none" w:sz="0" w:space="0" w:color="auto"/>
                                                          </w:divBdr>
                                                          <w:divsChild>
                                                            <w:div w:id="1157958410">
                                                              <w:marLeft w:val="0"/>
                                                              <w:marRight w:val="0"/>
                                                              <w:marTop w:val="0"/>
                                                              <w:marBottom w:val="0"/>
                                                              <w:divBdr>
                                                                <w:top w:val="none" w:sz="0" w:space="0" w:color="auto"/>
                                                                <w:left w:val="none" w:sz="0" w:space="0" w:color="auto"/>
                                                                <w:bottom w:val="none" w:sz="0" w:space="0" w:color="auto"/>
                                                                <w:right w:val="none" w:sz="0" w:space="0" w:color="auto"/>
                                                              </w:divBdr>
                                                              <w:divsChild>
                                                                <w:div w:id="14205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2594">
                                                          <w:marLeft w:val="0"/>
                                                          <w:marRight w:val="0"/>
                                                          <w:marTop w:val="0"/>
                                                          <w:marBottom w:val="0"/>
                                                          <w:divBdr>
                                                            <w:top w:val="none" w:sz="0" w:space="0" w:color="auto"/>
                                                            <w:left w:val="none" w:sz="0" w:space="0" w:color="auto"/>
                                                            <w:bottom w:val="none" w:sz="0" w:space="0" w:color="auto"/>
                                                            <w:right w:val="none" w:sz="0" w:space="0" w:color="auto"/>
                                                          </w:divBdr>
                                                          <w:divsChild>
                                                            <w:div w:id="423958228">
                                                              <w:marLeft w:val="0"/>
                                                              <w:marRight w:val="0"/>
                                                              <w:marTop w:val="0"/>
                                                              <w:marBottom w:val="0"/>
                                                              <w:divBdr>
                                                                <w:top w:val="none" w:sz="0" w:space="0" w:color="auto"/>
                                                                <w:left w:val="none" w:sz="0" w:space="0" w:color="auto"/>
                                                                <w:bottom w:val="none" w:sz="0" w:space="0" w:color="auto"/>
                                                                <w:right w:val="none" w:sz="0" w:space="0" w:color="auto"/>
                                                              </w:divBdr>
                                                              <w:divsChild>
                                                                <w:div w:id="1831020744">
                                                                  <w:marLeft w:val="0"/>
                                                                  <w:marRight w:val="0"/>
                                                                  <w:marTop w:val="0"/>
                                                                  <w:marBottom w:val="0"/>
                                                                  <w:divBdr>
                                                                    <w:top w:val="none" w:sz="0" w:space="0" w:color="auto"/>
                                                                    <w:left w:val="none" w:sz="0" w:space="0" w:color="auto"/>
                                                                    <w:bottom w:val="none" w:sz="0" w:space="0" w:color="auto"/>
                                                                    <w:right w:val="none" w:sz="0" w:space="0" w:color="auto"/>
                                                                  </w:divBdr>
                                                                  <w:divsChild>
                                                                    <w:div w:id="1254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04952">
                                                          <w:marLeft w:val="0"/>
                                                          <w:marRight w:val="0"/>
                                                          <w:marTop w:val="0"/>
                                                          <w:marBottom w:val="0"/>
                                                          <w:divBdr>
                                                            <w:top w:val="none" w:sz="0" w:space="0" w:color="auto"/>
                                                            <w:left w:val="none" w:sz="0" w:space="0" w:color="auto"/>
                                                            <w:bottom w:val="none" w:sz="0" w:space="0" w:color="auto"/>
                                                            <w:right w:val="none" w:sz="0" w:space="0" w:color="auto"/>
                                                          </w:divBdr>
                                                          <w:divsChild>
                                                            <w:div w:id="788860628">
                                                              <w:marLeft w:val="0"/>
                                                              <w:marRight w:val="0"/>
                                                              <w:marTop w:val="0"/>
                                                              <w:marBottom w:val="0"/>
                                                              <w:divBdr>
                                                                <w:top w:val="none" w:sz="0" w:space="0" w:color="auto"/>
                                                                <w:left w:val="none" w:sz="0" w:space="0" w:color="auto"/>
                                                                <w:bottom w:val="none" w:sz="0" w:space="0" w:color="auto"/>
                                                                <w:right w:val="none" w:sz="0" w:space="0" w:color="auto"/>
                                                              </w:divBdr>
                                                              <w:divsChild>
                                                                <w:div w:id="1822500304">
                                                                  <w:marLeft w:val="0"/>
                                                                  <w:marRight w:val="0"/>
                                                                  <w:marTop w:val="0"/>
                                                                  <w:marBottom w:val="0"/>
                                                                  <w:divBdr>
                                                                    <w:top w:val="none" w:sz="0" w:space="0" w:color="auto"/>
                                                                    <w:left w:val="none" w:sz="0" w:space="0" w:color="auto"/>
                                                                    <w:bottom w:val="none" w:sz="0" w:space="0" w:color="auto"/>
                                                                    <w:right w:val="none" w:sz="0" w:space="0" w:color="auto"/>
                                                                  </w:divBdr>
                                                                  <w:divsChild>
                                                                    <w:div w:id="4668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0734">
                                                          <w:marLeft w:val="0"/>
                                                          <w:marRight w:val="0"/>
                                                          <w:marTop w:val="0"/>
                                                          <w:marBottom w:val="0"/>
                                                          <w:divBdr>
                                                            <w:top w:val="none" w:sz="0" w:space="0" w:color="auto"/>
                                                            <w:left w:val="none" w:sz="0" w:space="0" w:color="auto"/>
                                                            <w:bottom w:val="none" w:sz="0" w:space="0" w:color="auto"/>
                                                            <w:right w:val="none" w:sz="0" w:space="0" w:color="auto"/>
                                                          </w:divBdr>
                                                          <w:divsChild>
                                                            <w:div w:id="963774878">
                                                              <w:marLeft w:val="0"/>
                                                              <w:marRight w:val="0"/>
                                                              <w:marTop w:val="0"/>
                                                              <w:marBottom w:val="0"/>
                                                              <w:divBdr>
                                                                <w:top w:val="none" w:sz="0" w:space="0" w:color="auto"/>
                                                                <w:left w:val="none" w:sz="0" w:space="0" w:color="auto"/>
                                                                <w:bottom w:val="none" w:sz="0" w:space="0" w:color="auto"/>
                                                                <w:right w:val="none" w:sz="0" w:space="0" w:color="auto"/>
                                                              </w:divBdr>
                                                              <w:divsChild>
                                                                <w:div w:id="1947804736">
                                                                  <w:marLeft w:val="0"/>
                                                                  <w:marRight w:val="0"/>
                                                                  <w:marTop w:val="0"/>
                                                                  <w:marBottom w:val="0"/>
                                                                  <w:divBdr>
                                                                    <w:top w:val="none" w:sz="0" w:space="0" w:color="auto"/>
                                                                    <w:left w:val="none" w:sz="0" w:space="0" w:color="auto"/>
                                                                    <w:bottom w:val="none" w:sz="0" w:space="0" w:color="auto"/>
                                                                    <w:right w:val="none" w:sz="0" w:space="0" w:color="auto"/>
                                                                  </w:divBdr>
                                                                  <w:divsChild>
                                                                    <w:div w:id="13237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39478">
                                                          <w:marLeft w:val="0"/>
                                                          <w:marRight w:val="0"/>
                                                          <w:marTop w:val="0"/>
                                                          <w:marBottom w:val="0"/>
                                                          <w:divBdr>
                                                            <w:top w:val="none" w:sz="0" w:space="0" w:color="auto"/>
                                                            <w:left w:val="none" w:sz="0" w:space="0" w:color="auto"/>
                                                            <w:bottom w:val="none" w:sz="0" w:space="0" w:color="auto"/>
                                                            <w:right w:val="none" w:sz="0" w:space="0" w:color="auto"/>
                                                          </w:divBdr>
                                                          <w:divsChild>
                                                            <w:div w:id="1089499129">
                                                              <w:marLeft w:val="0"/>
                                                              <w:marRight w:val="0"/>
                                                              <w:marTop w:val="0"/>
                                                              <w:marBottom w:val="0"/>
                                                              <w:divBdr>
                                                                <w:top w:val="none" w:sz="0" w:space="0" w:color="auto"/>
                                                                <w:left w:val="none" w:sz="0" w:space="0" w:color="auto"/>
                                                                <w:bottom w:val="none" w:sz="0" w:space="0" w:color="auto"/>
                                                                <w:right w:val="none" w:sz="0" w:space="0" w:color="auto"/>
                                                              </w:divBdr>
                                                              <w:divsChild>
                                                                <w:div w:id="1056591032">
                                                                  <w:marLeft w:val="0"/>
                                                                  <w:marRight w:val="0"/>
                                                                  <w:marTop w:val="0"/>
                                                                  <w:marBottom w:val="0"/>
                                                                  <w:divBdr>
                                                                    <w:top w:val="none" w:sz="0" w:space="0" w:color="auto"/>
                                                                    <w:left w:val="none" w:sz="0" w:space="0" w:color="auto"/>
                                                                    <w:bottom w:val="none" w:sz="0" w:space="0" w:color="auto"/>
                                                                    <w:right w:val="none" w:sz="0" w:space="0" w:color="auto"/>
                                                                  </w:divBdr>
                                                                  <w:divsChild>
                                                                    <w:div w:id="21132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63901">
                                                          <w:marLeft w:val="0"/>
                                                          <w:marRight w:val="0"/>
                                                          <w:marTop w:val="0"/>
                                                          <w:marBottom w:val="0"/>
                                                          <w:divBdr>
                                                            <w:top w:val="none" w:sz="0" w:space="0" w:color="auto"/>
                                                            <w:left w:val="none" w:sz="0" w:space="0" w:color="auto"/>
                                                            <w:bottom w:val="none" w:sz="0" w:space="0" w:color="auto"/>
                                                            <w:right w:val="none" w:sz="0" w:space="0" w:color="auto"/>
                                                          </w:divBdr>
                                                          <w:divsChild>
                                                            <w:div w:id="1871839981">
                                                              <w:marLeft w:val="0"/>
                                                              <w:marRight w:val="0"/>
                                                              <w:marTop w:val="0"/>
                                                              <w:marBottom w:val="0"/>
                                                              <w:divBdr>
                                                                <w:top w:val="none" w:sz="0" w:space="0" w:color="auto"/>
                                                                <w:left w:val="none" w:sz="0" w:space="0" w:color="auto"/>
                                                                <w:bottom w:val="none" w:sz="0" w:space="0" w:color="auto"/>
                                                                <w:right w:val="none" w:sz="0" w:space="0" w:color="auto"/>
                                                              </w:divBdr>
                                                              <w:divsChild>
                                                                <w:div w:id="471404334">
                                                                  <w:marLeft w:val="0"/>
                                                                  <w:marRight w:val="0"/>
                                                                  <w:marTop w:val="0"/>
                                                                  <w:marBottom w:val="0"/>
                                                                  <w:divBdr>
                                                                    <w:top w:val="none" w:sz="0" w:space="0" w:color="auto"/>
                                                                    <w:left w:val="none" w:sz="0" w:space="0" w:color="auto"/>
                                                                    <w:bottom w:val="none" w:sz="0" w:space="0" w:color="auto"/>
                                                                    <w:right w:val="none" w:sz="0" w:space="0" w:color="auto"/>
                                                                  </w:divBdr>
                                                                  <w:divsChild>
                                                                    <w:div w:id="13958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77481">
                                                          <w:marLeft w:val="0"/>
                                                          <w:marRight w:val="0"/>
                                                          <w:marTop w:val="0"/>
                                                          <w:marBottom w:val="0"/>
                                                          <w:divBdr>
                                                            <w:top w:val="none" w:sz="0" w:space="0" w:color="auto"/>
                                                            <w:left w:val="none" w:sz="0" w:space="0" w:color="auto"/>
                                                            <w:bottom w:val="none" w:sz="0" w:space="0" w:color="auto"/>
                                                            <w:right w:val="none" w:sz="0" w:space="0" w:color="auto"/>
                                                          </w:divBdr>
                                                          <w:divsChild>
                                                            <w:div w:id="1731463368">
                                                              <w:marLeft w:val="0"/>
                                                              <w:marRight w:val="0"/>
                                                              <w:marTop w:val="0"/>
                                                              <w:marBottom w:val="0"/>
                                                              <w:divBdr>
                                                                <w:top w:val="none" w:sz="0" w:space="0" w:color="auto"/>
                                                                <w:left w:val="none" w:sz="0" w:space="0" w:color="auto"/>
                                                                <w:bottom w:val="none" w:sz="0" w:space="0" w:color="auto"/>
                                                                <w:right w:val="none" w:sz="0" w:space="0" w:color="auto"/>
                                                              </w:divBdr>
                                                              <w:divsChild>
                                                                <w:div w:id="1954164158">
                                                                  <w:marLeft w:val="0"/>
                                                                  <w:marRight w:val="0"/>
                                                                  <w:marTop w:val="0"/>
                                                                  <w:marBottom w:val="0"/>
                                                                  <w:divBdr>
                                                                    <w:top w:val="none" w:sz="0" w:space="0" w:color="auto"/>
                                                                    <w:left w:val="none" w:sz="0" w:space="0" w:color="auto"/>
                                                                    <w:bottom w:val="none" w:sz="0" w:space="0" w:color="auto"/>
                                                                    <w:right w:val="none" w:sz="0" w:space="0" w:color="auto"/>
                                                                  </w:divBdr>
                                                                  <w:divsChild>
                                                                    <w:div w:id="17992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8077">
                                                          <w:marLeft w:val="0"/>
                                                          <w:marRight w:val="0"/>
                                                          <w:marTop w:val="0"/>
                                                          <w:marBottom w:val="0"/>
                                                          <w:divBdr>
                                                            <w:top w:val="none" w:sz="0" w:space="0" w:color="auto"/>
                                                            <w:left w:val="none" w:sz="0" w:space="0" w:color="auto"/>
                                                            <w:bottom w:val="none" w:sz="0" w:space="0" w:color="auto"/>
                                                            <w:right w:val="none" w:sz="0" w:space="0" w:color="auto"/>
                                                          </w:divBdr>
                                                          <w:divsChild>
                                                            <w:div w:id="16123274">
                                                              <w:marLeft w:val="0"/>
                                                              <w:marRight w:val="0"/>
                                                              <w:marTop w:val="0"/>
                                                              <w:marBottom w:val="0"/>
                                                              <w:divBdr>
                                                                <w:top w:val="none" w:sz="0" w:space="0" w:color="auto"/>
                                                                <w:left w:val="none" w:sz="0" w:space="0" w:color="auto"/>
                                                                <w:bottom w:val="none" w:sz="0" w:space="0" w:color="auto"/>
                                                                <w:right w:val="none" w:sz="0" w:space="0" w:color="auto"/>
                                                              </w:divBdr>
                                                              <w:divsChild>
                                                                <w:div w:id="2065373149">
                                                                  <w:marLeft w:val="0"/>
                                                                  <w:marRight w:val="0"/>
                                                                  <w:marTop w:val="0"/>
                                                                  <w:marBottom w:val="0"/>
                                                                  <w:divBdr>
                                                                    <w:top w:val="none" w:sz="0" w:space="0" w:color="auto"/>
                                                                    <w:left w:val="none" w:sz="0" w:space="0" w:color="auto"/>
                                                                    <w:bottom w:val="none" w:sz="0" w:space="0" w:color="auto"/>
                                                                    <w:right w:val="none" w:sz="0" w:space="0" w:color="auto"/>
                                                                  </w:divBdr>
                                                                  <w:divsChild>
                                                                    <w:div w:id="5024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487706">
                                                          <w:marLeft w:val="0"/>
                                                          <w:marRight w:val="0"/>
                                                          <w:marTop w:val="0"/>
                                                          <w:marBottom w:val="0"/>
                                                          <w:divBdr>
                                                            <w:top w:val="none" w:sz="0" w:space="0" w:color="auto"/>
                                                            <w:left w:val="none" w:sz="0" w:space="0" w:color="auto"/>
                                                            <w:bottom w:val="none" w:sz="0" w:space="0" w:color="auto"/>
                                                            <w:right w:val="none" w:sz="0" w:space="0" w:color="auto"/>
                                                          </w:divBdr>
                                                          <w:divsChild>
                                                            <w:div w:id="327515840">
                                                              <w:marLeft w:val="0"/>
                                                              <w:marRight w:val="0"/>
                                                              <w:marTop w:val="0"/>
                                                              <w:marBottom w:val="0"/>
                                                              <w:divBdr>
                                                                <w:top w:val="none" w:sz="0" w:space="0" w:color="auto"/>
                                                                <w:left w:val="none" w:sz="0" w:space="0" w:color="auto"/>
                                                                <w:bottom w:val="none" w:sz="0" w:space="0" w:color="auto"/>
                                                                <w:right w:val="none" w:sz="0" w:space="0" w:color="auto"/>
                                                              </w:divBdr>
                                                              <w:divsChild>
                                                                <w:div w:id="1944342893">
                                                                  <w:marLeft w:val="0"/>
                                                                  <w:marRight w:val="0"/>
                                                                  <w:marTop w:val="0"/>
                                                                  <w:marBottom w:val="0"/>
                                                                  <w:divBdr>
                                                                    <w:top w:val="none" w:sz="0" w:space="0" w:color="auto"/>
                                                                    <w:left w:val="none" w:sz="0" w:space="0" w:color="auto"/>
                                                                    <w:bottom w:val="none" w:sz="0" w:space="0" w:color="auto"/>
                                                                    <w:right w:val="none" w:sz="0" w:space="0" w:color="auto"/>
                                                                  </w:divBdr>
                                                                  <w:divsChild>
                                                                    <w:div w:id="1273900368">
                                                                      <w:marLeft w:val="0"/>
                                                                      <w:marRight w:val="0"/>
                                                                      <w:marTop w:val="0"/>
                                                                      <w:marBottom w:val="0"/>
                                                                      <w:divBdr>
                                                                        <w:top w:val="none" w:sz="0" w:space="0" w:color="auto"/>
                                                                        <w:left w:val="none" w:sz="0" w:space="0" w:color="auto"/>
                                                                        <w:bottom w:val="none" w:sz="0" w:space="0" w:color="auto"/>
                                                                        <w:right w:val="none" w:sz="0" w:space="0" w:color="auto"/>
                                                                      </w:divBdr>
                                                                    </w:div>
                                                                  </w:divsChild>
                                                                </w:div>
                                                                <w:div w:id="766654085">
                                                                  <w:marLeft w:val="0"/>
                                                                  <w:marRight w:val="0"/>
                                                                  <w:marTop w:val="0"/>
                                                                  <w:marBottom w:val="0"/>
                                                                  <w:divBdr>
                                                                    <w:top w:val="none" w:sz="0" w:space="0" w:color="auto"/>
                                                                    <w:left w:val="none" w:sz="0" w:space="0" w:color="auto"/>
                                                                    <w:bottom w:val="none" w:sz="0" w:space="0" w:color="auto"/>
                                                                    <w:right w:val="none" w:sz="0" w:space="0" w:color="auto"/>
                                                                  </w:divBdr>
                                                                  <w:divsChild>
                                                                    <w:div w:id="1558589498">
                                                                      <w:marLeft w:val="0"/>
                                                                      <w:marRight w:val="0"/>
                                                                      <w:marTop w:val="0"/>
                                                                      <w:marBottom w:val="0"/>
                                                                      <w:divBdr>
                                                                        <w:top w:val="none" w:sz="0" w:space="0" w:color="auto"/>
                                                                        <w:left w:val="none" w:sz="0" w:space="0" w:color="auto"/>
                                                                        <w:bottom w:val="none" w:sz="0" w:space="0" w:color="auto"/>
                                                                        <w:right w:val="none" w:sz="0" w:space="0" w:color="auto"/>
                                                                      </w:divBdr>
                                                                      <w:divsChild>
                                                                        <w:div w:id="426465699">
                                                                          <w:marLeft w:val="0"/>
                                                                          <w:marRight w:val="0"/>
                                                                          <w:marTop w:val="0"/>
                                                                          <w:marBottom w:val="0"/>
                                                                          <w:divBdr>
                                                                            <w:top w:val="none" w:sz="0" w:space="0" w:color="auto"/>
                                                                            <w:left w:val="none" w:sz="0" w:space="0" w:color="auto"/>
                                                                            <w:bottom w:val="none" w:sz="0" w:space="0" w:color="auto"/>
                                                                            <w:right w:val="none" w:sz="0" w:space="0" w:color="auto"/>
                                                                          </w:divBdr>
                                                                          <w:divsChild>
                                                                            <w:div w:id="1020548299">
                                                                              <w:marLeft w:val="0"/>
                                                                              <w:marRight w:val="0"/>
                                                                              <w:marTop w:val="0"/>
                                                                              <w:marBottom w:val="0"/>
                                                                              <w:divBdr>
                                                                                <w:top w:val="none" w:sz="0" w:space="0" w:color="auto"/>
                                                                                <w:left w:val="none" w:sz="0" w:space="0" w:color="auto"/>
                                                                                <w:bottom w:val="none" w:sz="0" w:space="0" w:color="auto"/>
                                                                                <w:right w:val="none" w:sz="0" w:space="0" w:color="auto"/>
                                                                              </w:divBdr>
                                                                              <w:divsChild>
                                                                                <w:div w:id="12345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705095">
                                                          <w:marLeft w:val="0"/>
                                                          <w:marRight w:val="0"/>
                                                          <w:marTop w:val="0"/>
                                                          <w:marBottom w:val="0"/>
                                                          <w:divBdr>
                                                            <w:top w:val="none" w:sz="0" w:space="0" w:color="auto"/>
                                                            <w:left w:val="none" w:sz="0" w:space="0" w:color="auto"/>
                                                            <w:bottom w:val="none" w:sz="0" w:space="0" w:color="auto"/>
                                                            <w:right w:val="none" w:sz="0" w:space="0" w:color="auto"/>
                                                          </w:divBdr>
                                                          <w:divsChild>
                                                            <w:div w:id="560018182">
                                                              <w:marLeft w:val="0"/>
                                                              <w:marRight w:val="0"/>
                                                              <w:marTop w:val="0"/>
                                                              <w:marBottom w:val="0"/>
                                                              <w:divBdr>
                                                                <w:top w:val="none" w:sz="0" w:space="0" w:color="auto"/>
                                                                <w:left w:val="none" w:sz="0" w:space="0" w:color="auto"/>
                                                                <w:bottom w:val="none" w:sz="0" w:space="0" w:color="auto"/>
                                                                <w:right w:val="none" w:sz="0" w:space="0" w:color="auto"/>
                                                              </w:divBdr>
                                                              <w:divsChild>
                                                                <w:div w:id="1415474074">
                                                                  <w:marLeft w:val="0"/>
                                                                  <w:marRight w:val="0"/>
                                                                  <w:marTop w:val="0"/>
                                                                  <w:marBottom w:val="0"/>
                                                                  <w:divBdr>
                                                                    <w:top w:val="none" w:sz="0" w:space="0" w:color="auto"/>
                                                                    <w:left w:val="none" w:sz="0" w:space="0" w:color="auto"/>
                                                                    <w:bottom w:val="none" w:sz="0" w:space="0" w:color="auto"/>
                                                                    <w:right w:val="none" w:sz="0" w:space="0" w:color="auto"/>
                                                                  </w:divBdr>
                                                                  <w:divsChild>
                                                                    <w:div w:id="395057946">
                                                                      <w:marLeft w:val="0"/>
                                                                      <w:marRight w:val="0"/>
                                                                      <w:marTop w:val="0"/>
                                                                      <w:marBottom w:val="0"/>
                                                                      <w:divBdr>
                                                                        <w:top w:val="none" w:sz="0" w:space="0" w:color="auto"/>
                                                                        <w:left w:val="none" w:sz="0" w:space="0" w:color="auto"/>
                                                                        <w:bottom w:val="none" w:sz="0" w:space="0" w:color="auto"/>
                                                                        <w:right w:val="none" w:sz="0" w:space="0" w:color="auto"/>
                                                                      </w:divBdr>
                                                                    </w:div>
                                                                  </w:divsChild>
                                                                </w:div>
                                                                <w:div w:id="142279094">
                                                                  <w:marLeft w:val="0"/>
                                                                  <w:marRight w:val="0"/>
                                                                  <w:marTop w:val="0"/>
                                                                  <w:marBottom w:val="0"/>
                                                                  <w:divBdr>
                                                                    <w:top w:val="none" w:sz="0" w:space="0" w:color="auto"/>
                                                                    <w:left w:val="none" w:sz="0" w:space="0" w:color="auto"/>
                                                                    <w:bottom w:val="none" w:sz="0" w:space="0" w:color="auto"/>
                                                                    <w:right w:val="none" w:sz="0" w:space="0" w:color="auto"/>
                                                                  </w:divBdr>
                                                                  <w:divsChild>
                                                                    <w:div w:id="1139955031">
                                                                      <w:marLeft w:val="0"/>
                                                                      <w:marRight w:val="0"/>
                                                                      <w:marTop w:val="0"/>
                                                                      <w:marBottom w:val="0"/>
                                                                      <w:divBdr>
                                                                        <w:top w:val="none" w:sz="0" w:space="0" w:color="auto"/>
                                                                        <w:left w:val="none" w:sz="0" w:space="0" w:color="auto"/>
                                                                        <w:bottom w:val="none" w:sz="0" w:space="0" w:color="auto"/>
                                                                        <w:right w:val="none" w:sz="0" w:space="0" w:color="auto"/>
                                                                      </w:divBdr>
                                                                      <w:divsChild>
                                                                        <w:div w:id="2062825748">
                                                                          <w:marLeft w:val="0"/>
                                                                          <w:marRight w:val="0"/>
                                                                          <w:marTop w:val="0"/>
                                                                          <w:marBottom w:val="0"/>
                                                                          <w:divBdr>
                                                                            <w:top w:val="none" w:sz="0" w:space="0" w:color="auto"/>
                                                                            <w:left w:val="none" w:sz="0" w:space="0" w:color="auto"/>
                                                                            <w:bottom w:val="none" w:sz="0" w:space="0" w:color="auto"/>
                                                                            <w:right w:val="none" w:sz="0" w:space="0" w:color="auto"/>
                                                                          </w:divBdr>
                                                                          <w:divsChild>
                                                                            <w:div w:id="583299230">
                                                                              <w:marLeft w:val="0"/>
                                                                              <w:marRight w:val="0"/>
                                                                              <w:marTop w:val="0"/>
                                                                              <w:marBottom w:val="0"/>
                                                                              <w:divBdr>
                                                                                <w:top w:val="none" w:sz="0" w:space="0" w:color="auto"/>
                                                                                <w:left w:val="none" w:sz="0" w:space="0" w:color="auto"/>
                                                                                <w:bottom w:val="none" w:sz="0" w:space="0" w:color="auto"/>
                                                                                <w:right w:val="none" w:sz="0" w:space="0" w:color="auto"/>
                                                                              </w:divBdr>
                                                                              <w:divsChild>
                                                                                <w:div w:id="126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896808">
                                                          <w:marLeft w:val="0"/>
                                                          <w:marRight w:val="0"/>
                                                          <w:marTop w:val="0"/>
                                                          <w:marBottom w:val="0"/>
                                                          <w:divBdr>
                                                            <w:top w:val="none" w:sz="0" w:space="0" w:color="auto"/>
                                                            <w:left w:val="none" w:sz="0" w:space="0" w:color="auto"/>
                                                            <w:bottom w:val="none" w:sz="0" w:space="0" w:color="auto"/>
                                                            <w:right w:val="none" w:sz="0" w:space="0" w:color="auto"/>
                                                          </w:divBdr>
                                                          <w:divsChild>
                                                            <w:div w:id="1113016969">
                                                              <w:marLeft w:val="0"/>
                                                              <w:marRight w:val="0"/>
                                                              <w:marTop w:val="0"/>
                                                              <w:marBottom w:val="0"/>
                                                              <w:divBdr>
                                                                <w:top w:val="none" w:sz="0" w:space="0" w:color="auto"/>
                                                                <w:left w:val="none" w:sz="0" w:space="0" w:color="auto"/>
                                                                <w:bottom w:val="none" w:sz="0" w:space="0" w:color="auto"/>
                                                                <w:right w:val="none" w:sz="0" w:space="0" w:color="auto"/>
                                                              </w:divBdr>
                                                              <w:divsChild>
                                                                <w:div w:id="366563685">
                                                                  <w:marLeft w:val="0"/>
                                                                  <w:marRight w:val="0"/>
                                                                  <w:marTop w:val="0"/>
                                                                  <w:marBottom w:val="0"/>
                                                                  <w:divBdr>
                                                                    <w:top w:val="none" w:sz="0" w:space="0" w:color="auto"/>
                                                                    <w:left w:val="none" w:sz="0" w:space="0" w:color="auto"/>
                                                                    <w:bottom w:val="none" w:sz="0" w:space="0" w:color="auto"/>
                                                                    <w:right w:val="none" w:sz="0" w:space="0" w:color="auto"/>
                                                                  </w:divBdr>
                                                                  <w:divsChild>
                                                                    <w:div w:id="9936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19196">
                                                          <w:marLeft w:val="0"/>
                                                          <w:marRight w:val="0"/>
                                                          <w:marTop w:val="0"/>
                                                          <w:marBottom w:val="0"/>
                                                          <w:divBdr>
                                                            <w:top w:val="none" w:sz="0" w:space="0" w:color="auto"/>
                                                            <w:left w:val="none" w:sz="0" w:space="0" w:color="auto"/>
                                                            <w:bottom w:val="none" w:sz="0" w:space="0" w:color="auto"/>
                                                            <w:right w:val="none" w:sz="0" w:space="0" w:color="auto"/>
                                                          </w:divBdr>
                                                          <w:divsChild>
                                                            <w:div w:id="557084219">
                                                              <w:marLeft w:val="0"/>
                                                              <w:marRight w:val="0"/>
                                                              <w:marTop w:val="0"/>
                                                              <w:marBottom w:val="0"/>
                                                              <w:divBdr>
                                                                <w:top w:val="none" w:sz="0" w:space="0" w:color="auto"/>
                                                                <w:left w:val="none" w:sz="0" w:space="0" w:color="auto"/>
                                                                <w:bottom w:val="none" w:sz="0" w:space="0" w:color="auto"/>
                                                                <w:right w:val="none" w:sz="0" w:space="0" w:color="auto"/>
                                                              </w:divBdr>
                                                              <w:divsChild>
                                                                <w:div w:id="197742325">
                                                                  <w:marLeft w:val="0"/>
                                                                  <w:marRight w:val="0"/>
                                                                  <w:marTop w:val="0"/>
                                                                  <w:marBottom w:val="0"/>
                                                                  <w:divBdr>
                                                                    <w:top w:val="none" w:sz="0" w:space="0" w:color="auto"/>
                                                                    <w:left w:val="none" w:sz="0" w:space="0" w:color="auto"/>
                                                                    <w:bottom w:val="none" w:sz="0" w:space="0" w:color="auto"/>
                                                                    <w:right w:val="none" w:sz="0" w:space="0" w:color="auto"/>
                                                                  </w:divBdr>
                                                                  <w:divsChild>
                                                                    <w:div w:id="192822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740443">
                                                          <w:marLeft w:val="0"/>
                                                          <w:marRight w:val="0"/>
                                                          <w:marTop w:val="0"/>
                                                          <w:marBottom w:val="0"/>
                                                          <w:divBdr>
                                                            <w:top w:val="none" w:sz="0" w:space="0" w:color="auto"/>
                                                            <w:left w:val="none" w:sz="0" w:space="0" w:color="auto"/>
                                                            <w:bottom w:val="none" w:sz="0" w:space="0" w:color="auto"/>
                                                            <w:right w:val="none" w:sz="0" w:space="0" w:color="auto"/>
                                                          </w:divBdr>
                                                          <w:divsChild>
                                                            <w:div w:id="464927968">
                                                              <w:marLeft w:val="0"/>
                                                              <w:marRight w:val="0"/>
                                                              <w:marTop w:val="0"/>
                                                              <w:marBottom w:val="0"/>
                                                              <w:divBdr>
                                                                <w:top w:val="none" w:sz="0" w:space="0" w:color="auto"/>
                                                                <w:left w:val="none" w:sz="0" w:space="0" w:color="auto"/>
                                                                <w:bottom w:val="none" w:sz="0" w:space="0" w:color="auto"/>
                                                                <w:right w:val="none" w:sz="0" w:space="0" w:color="auto"/>
                                                              </w:divBdr>
                                                              <w:divsChild>
                                                                <w:div w:id="118115601">
                                                                  <w:marLeft w:val="0"/>
                                                                  <w:marRight w:val="0"/>
                                                                  <w:marTop w:val="0"/>
                                                                  <w:marBottom w:val="0"/>
                                                                  <w:divBdr>
                                                                    <w:top w:val="none" w:sz="0" w:space="0" w:color="auto"/>
                                                                    <w:left w:val="none" w:sz="0" w:space="0" w:color="auto"/>
                                                                    <w:bottom w:val="none" w:sz="0" w:space="0" w:color="auto"/>
                                                                    <w:right w:val="none" w:sz="0" w:space="0" w:color="auto"/>
                                                                  </w:divBdr>
                                                                  <w:divsChild>
                                                                    <w:div w:id="1797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4442566">
      <w:bodyDiv w:val="1"/>
      <w:marLeft w:val="0"/>
      <w:marRight w:val="0"/>
      <w:marTop w:val="0"/>
      <w:marBottom w:val="0"/>
      <w:divBdr>
        <w:top w:val="none" w:sz="0" w:space="0" w:color="auto"/>
        <w:left w:val="none" w:sz="0" w:space="0" w:color="auto"/>
        <w:bottom w:val="none" w:sz="0" w:space="0" w:color="auto"/>
        <w:right w:val="none" w:sz="0" w:space="0" w:color="auto"/>
      </w:divBdr>
      <w:divsChild>
        <w:div w:id="1485312793">
          <w:marLeft w:val="0"/>
          <w:marRight w:val="0"/>
          <w:marTop w:val="0"/>
          <w:marBottom w:val="0"/>
          <w:divBdr>
            <w:top w:val="none" w:sz="0" w:space="0" w:color="auto"/>
            <w:left w:val="none" w:sz="0" w:space="0" w:color="auto"/>
            <w:bottom w:val="none" w:sz="0" w:space="0" w:color="auto"/>
            <w:right w:val="none" w:sz="0" w:space="0" w:color="auto"/>
          </w:divBdr>
          <w:divsChild>
            <w:div w:id="1713924482">
              <w:marLeft w:val="0"/>
              <w:marRight w:val="0"/>
              <w:marTop w:val="0"/>
              <w:marBottom w:val="0"/>
              <w:divBdr>
                <w:top w:val="none" w:sz="0" w:space="0" w:color="auto"/>
                <w:left w:val="none" w:sz="0" w:space="0" w:color="auto"/>
                <w:bottom w:val="none" w:sz="0" w:space="0" w:color="auto"/>
                <w:right w:val="none" w:sz="0" w:space="0" w:color="auto"/>
              </w:divBdr>
              <w:divsChild>
                <w:div w:id="1653481433">
                  <w:marLeft w:val="0"/>
                  <w:marRight w:val="0"/>
                  <w:marTop w:val="0"/>
                  <w:marBottom w:val="0"/>
                  <w:divBdr>
                    <w:top w:val="none" w:sz="0" w:space="0" w:color="auto"/>
                    <w:left w:val="none" w:sz="0" w:space="0" w:color="auto"/>
                    <w:bottom w:val="none" w:sz="0" w:space="0" w:color="auto"/>
                    <w:right w:val="none" w:sz="0" w:space="0" w:color="auto"/>
                  </w:divBdr>
                  <w:divsChild>
                    <w:div w:id="1966420998">
                      <w:marLeft w:val="0"/>
                      <w:marRight w:val="0"/>
                      <w:marTop w:val="0"/>
                      <w:marBottom w:val="0"/>
                      <w:divBdr>
                        <w:top w:val="none" w:sz="0" w:space="0" w:color="auto"/>
                        <w:left w:val="none" w:sz="0" w:space="0" w:color="auto"/>
                        <w:bottom w:val="none" w:sz="0" w:space="0" w:color="auto"/>
                        <w:right w:val="none" w:sz="0" w:space="0" w:color="auto"/>
                      </w:divBdr>
                      <w:divsChild>
                        <w:div w:id="72625402">
                          <w:marLeft w:val="0"/>
                          <w:marRight w:val="0"/>
                          <w:marTop w:val="0"/>
                          <w:marBottom w:val="0"/>
                          <w:divBdr>
                            <w:top w:val="none" w:sz="0" w:space="0" w:color="auto"/>
                            <w:left w:val="none" w:sz="0" w:space="0" w:color="auto"/>
                            <w:bottom w:val="none" w:sz="0" w:space="0" w:color="auto"/>
                            <w:right w:val="none" w:sz="0" w:space="0" w:color="auto"/>
                          </w:divBdr>
                          <w:divsChild>
                            <w:div w:id="146282835">
                              <w:marLeft w:val="0"/>
                              <w:marRight w:val="0"/>
                              <w:marTop w:val="0"/>
                              <w:marBottom w:val="0"/>
                              <w:divBdr>
                                <w:top w:val="none" w:sz="0" w:space="0" w:color="auto"/>
                                <w:left w:val="none" w:sz="0" w:space="0" w:color="auto"/>
                                <w:bottom w:val="none" w:sz="0" w:space="0" w:color="auto"/>
                                <w:right w:val="none" w:sz="0" w:space="0" w:color="auto"/>
                              </w:divBdr>
                              <w:divsChild>
                                <w:div w:id="1380205142">
                                  <w:marLeft w:val="0"/>
                                  <w:marRight w:val="0"/>
                                  <w:marTop w:val="0"/>
                                  <w:marBottom w:val="0"/>
                                  <w:divBdr>
                                    <w:top w:val="none" w:sz="0" w:space="0" w:color="auto"/>
                                    <w:left w:val="none" w:sz="0" w:space="0" w:color="auto"/>
                                    <w:bottom w:val="none" w:sz="0" w:space="0" w:color="auto"/>
                                    <w:right w:val="none" w:sz="0" w:space="0" w:color="auto"/>
                                  </w:divBdr>
                                  <w:divsChild>
                                    <w:div w:id="1206216073">
                                      <w:marLeft w:val="0"/>
                                      <w:marRight w:val="0"/>
                                      <w:marTop w:val="0"/>
                                      <w:marBottom w:val="0"/>
                                      <w:divBdr>
                                        <w:top w:val="none" w:sz="0" w:space="0" w:color="auto"/>
                                        <w:left w:val="none" w:sz="0" w:space="0" w:color="auto"/>
                                        <w:bottom w:val="none" w:sz="0" w:space="0" w:color="auto"/>
                                        <w:right w:val="none" w:sz="0" w:space="0" w:color="auto"/>
                                      </w:divBdr>
                                      <w:divsChild>
                                        <w:div w:id="637297679">
                                          <w:marLeft w:val="0"/>
                                          <w:marRight w:val="0"/>
                                          <w:marTop w:val="0"/>
                                          <w:marBottom w:val="0"/>
                                          <w:divBdr>
                                            <w:top w:val="none" w:sz="0" w:space="0" w:color="auto"/>
                                            <w:left w:val="none" w:sz="0" w:space="0" w:color="auto"/>
                                            <w:bottom w:val="none" w:sz="0" w:space="0" w:color="auto"/>
                                            <w:right w:val="none" w:sz="0" w:space="0" w:color="auto"/>
                                          </w:divBdr>
                                          <w:divsChild>
                                            <w:div w:id="458033160">
                                              <w:marLeft w:val="0"/>
                                              <w:marRight w:val="0"/>
                                              <w:marTop w:val="0"/>
                                              <w:marBottom w:val="0"/>
                                              <w:divBdr>
                                                <w:top w:val="none" w:sz="0" w:space="0" w:color="auto"/>
                                                <w:left w:val="none" w:sz="0" w:space="0" w:color="auto"/>
                                                <w:bottom w:val="none" w:sz="0" w:space="0" w:color="auto"/>
                                                <w:right w:val="none" w:sz="0" w:space="0" w:color="auto"/>
                                              </w:divBdr>
                                              <w:divsChild>
                                                <w:div w:id="667442910">
                                                  <w:marLeft w:val="0"/>
                                                  <w:marRight w:val="0"/>
                                                  <w:marTop w:val="0"/>
                                                  <w:marBottom w:val="0"/>
                                                  <w:divBdr>
                                                    <w:top w:val="none" w:sz="0" w:space="0" w:color="auto"/>
                                                    <w:left w:val="none" w:sz="0" w:space="0" w:color="auto"/>
                                                    <w:bottom w:val="none" w:sz="0" w:space="0" w:color="auto"/>
                                                    <w:right w:val="none" w:sz="0" w:space="0" w:color="auto"/>
                                                  </w:divBdr>
                                                  <w:divsChild>
                                                    <w:div w:id="686063032">
                                                      <w:marLeft w:val="0"/>
                                                      <w:marRight w:val="0"/>
                                                      <w:marTop w:val="0"/>
                                                      <w:marBottom w:val="0"/>
                                                      <w:divBdr>
                                                        <w:top w:val="none" w:sz="0" w:space="0" w:color="auto"/>
                                                        <w:left w:val="none" w:sz="0" w:space="0" w:color="auto"/>
                                                        <w:bottom w:val="none" w:sz="0" w:space="0" w:color="auto"/>
                                                        <w:right w:val="none" w:sz="0" w:space="0" w:color="auto"/>
                                                      </w:divBdr>
                                                      <w:divsChild>
                                                        <w:div w:id="76678595">
                                                          <w:marLeft w:val="0"/>
                                                          <w:marRight w:val="0"/>
                                                          <w:marTop w:val="0"/>
                                                          <w:marBottom w:val="0"/>
                                                          <w:divBdr>
                                                            <w:top w:val="none" w:sz="0" w:space="0" w:color="auto"/>
                                                            <w:left w:val="none" w:sz="0" w:space="0" w:color="auto"/>
                                                            <w:bottom w:val="none" w:sz="0" w:space="0" w:color="auto"/>
                                                            <w:right w:val="none" w:sz="0" w:space="0" w:color="auto"/>
                                                          </w:divBdr>
                                                          <w:divsChild>
                                                            <w:div w:id="1893157493">
                                                              <w:marLeft w:val="0"/>
                                                              <w:marRight w:val="0"/>
                                                              <w:marTop w:val="0"/>
                                                              <w:marBottom w:val="0"/>
                                                              <w:divBdr>
                                                                <w:top w:val="none" w:sz="0" w:space="0" w:color="auto"/>
                                                                <w:left w:val="none" w:sz="0" w:space="0" w:color="auto"/>
                                                                <w:bottom w:val="none" w:sz="0" w:space="0" w:color="auto"/>
                                                                <w:right w:val="none" w:sz="0" w:space="0" w:color="auto"/>
                                                              </w:divBdr>
                                                              <w:divsChild>
                                                                <w:div w:id="2044557230">
                                                                  <w:marLeft w:val="0"/>
                                                                  <w:marRight w:val="0"/>
                                                                  <w:marTop w:val="0"/>
                                                                  <w:marBottom w:val="0"/>
                                                                  <w:divBdr>
                                                                    <w:top w:val="none" w:sz="0" w:space="0" w:color="auto"/>
                                                                    <w:left w:val="none" w:sz="0" w:space="0" w:color="auto"/>
                                                                    <w:bottom w:val="none" w:sz="0" w:space="0" w:color="auto"/>
                                                                    <w:right w:val="none" w:sz="0" w:space="0" w:color="auto"/>
                                                                  </w:divBdr>
                                                                  <w:divsChild>
                                                                    <w:div w:id="4803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564110">
                                                          <w:marLeft w:val="0"/>
                                                          <w:marRight w:val="0"/>
                                                          <w:marTop w:val="0"/>
                                                          <w:marBottom w:val="0"/>
                                                          <w:divBdr>
                                                            <w:top w:val="none" w:sz="0" w:space="0" w:color="auto"/>
                                                            <w:left w:val="none" w:sz="0" w:space="0" w:color="auto"/>
                                                            <w:bottom w:val="none" w:sz="0" w:space="0" w:color="auto"/>
                                                            <w:right w:val="none" w:sz="0" w:space="0" w:color="auto"/>
                                                          </w:divBdr>
                                                          <w:divsChild>
                                                            <w:div w:id="1445804898">
                                                              <w:marLeft w:val="0"/>
                                                              <w:marRight w:val="0"/>
                                                              <w:marTop w:val="0"/>
                                                              <w:marBottom w:val="0"/>
                                                              <w:divBdr>
                                                                <w:top w:val="none" w:sz="0" w:space="0" w:color="auto"/>
                                                                <w:left w:val="none" w:sz="0" w:space="0" w:color="auto"/>
                                                                <w:bottom w:val="none" w:sz="0" w:space="0" w:color="auto"/>
                                                                <w:right w:val="none" w:sz="0" w:space="0" w:color="auto"/>
                                                              </w:divBdr>
                                                              <w:divsChild>
                                                                <w:div w:id="16629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6874">
                                                          <w:marLeft w:val="0"/>
                                                          <w:marRight w:val="0"/>
                                                          <w:marTop w:val="0"/>
                                                          <w:marBottom w:val="0"/>
                                                          <w:divBdr>
                                                            <w:top w:val="none" w:sz="0" w:space="0" w:color="auto"/>
                                                            <w:left w:val="none" w:sz="0" w:space="0" w:color="auto"/>
                                                            <w:bottom w:val="none" w:sz="0" w:space="0" w:color="auto"/>
                                                            <w:right w:val="none" w:sz="0" w:space="0" w:color="auto"/>
                                                          </w:divBdr>
                                                          <w:divsChild>
                                                            <w:div w:id="803541234">
                                                              <w:marLeft w:val="0"/>
                                                              <w:marRight w:val="0"/>
                                                              <w:marTop w:val="0"/>
                                                              <w:marBottom w:val="0"/>
                                                              <w:divBdr>
                                                                <w:top w:val="none" w:sz="0" w:space="0" w:color="auto"/>
                                                                <w:left w:val="none" w:sz="0" w:space="0" w:color="auto"/>
                                                                <w:bottom w:val="none" w:sz="0" w:space="0" w:color="auto"/>
                                                                <w:right w:val="none" w:sz="0" w:space="0" w:color="auto"/>
                                                              </w:divBdr>
                                                              <w:divsChild>
                                                                <w:div w:id="816066511">
                                                                  <w:marLeft w:val="0"/>
                                                                  <w:marRight w:val="0"/>
                                                                  <w:marTop w:val="0"/>
                                                                  <w:marBottom w:val="0"/>
                                                                  <w:divBdr>
                                                                    <w:top w:val="none" w:sz="0" w:space="0" w:color="auto"/>
                                                                    <w:left w:val="none" w:sz="0" w:space="0" w:color="auto"/>
                                                                    <w:bottom w:val="none" w:sz="0" w:space="0" w:color="auto"/>
                                                                    <w:right w:val="none" w:sz="0" w:space="0" w:color="auto"/>
                                                                  </w:divBdr>
                                                                  <w:divsChild>
                                                                    <w:div w:id="8179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37265">
                                                          <w:marLeft w:val="0"/>
                                                          <w:marRight w:val="0"/>
                                                          <w:marTop w:val="0"/>
                                                          <w:marBottom w:val="0"/>
                                                          <w:divBdr>
                                                            <w:top w:val="none" w:sz="0" w:space="0" w:color="auto"/>
                                                            <w:left w:val="none" w:sz="0" w:space="0" w:color="auto"/>
                                                            <w:bottom w:val="none" w:sz="0" w:space="0" w:color="auto"/>
                                                            <w:right w:val="none" w:sz="0" w:space="0" w:color="auto"/>
                                                          </w:divBdr>
                                                          <w:divsChild>
                                                            <w:div w:id="75589945">
                                                              <w:marLeft w:val="0"/>
                                                              <w:marRight w:val="0"/>
                                                              <w:marTop w:val="0"/>
                                                              <w:marBottom w:val="0"/>
                                                              <w:divBdr>
                                                                <w:top w:val="none" w:sz="0" w:space="0" w:color="auto"/>
                                                                <w:left w:val="none" w:sz="0" w:space="0" w:color="auto"/>
                                                                <w:bottom w:val="none" w:sz="0" w:space="0" w:color="auto"/>
                                                                <w:right w:val="none" w:sz="0" w:space="0" w:color="auto"/>
                                                              </w:divBdr>
                                                              <w:divsChild>
                                                                <w:div w:id="851607107">
                                                                  <w:marLeft w:val="0"/>
                                                                  <w:marRight w:val="0"/>
                                                                  <w:marTop w:val="0"/>
                                                                  <w:marBottom w:val="0"/>
                                                                  <w:divBdr>
                                                                    <w:top w:val="none" w:sz="0" w:space="0" w:color="auto"/>
                                                                    <w:left w:val="none" w:sz="0" w:space="0" w:color="auto"/>
                                                                    <w:bottom w:val="none" w:sz="0" w:space="0" w:color="auto"/>
                                                                    <w:right w:val="none" w:sz="0" w:space="0" w:color="auto"/>
                                                                  </w:divBdr>
                                                                  <w:divsChild>
                                                                    <w:div w:id="14233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23170">
                                                          <w:marLeft w:val="0"/>
                                                          <w:marRight w:val="0"/>
                                                          <w:marTop w:val="0"/>
                                                          <w:marBottom w:val="0"/>
                                                          <w:divBdr>
                                                            <w:top w:val="none" w:sz="0" w:space="0" w:color="auto"/>
                                                            <w:left w:val="none" w:sz="0" w:space="0" w:color="auto"/>
                                                            <w:bottom w:val="none" w:sz="0" w:space="0" w:color="auto"/>
                                                            <w:right w:val="none" w:sz="0" w:space="0" w:color="auto"/>
                                                          </w:divBdr>
                                                          <w:divsChild>
                                                            <w:div w:id="1622374293">
                                                              <w:marLeft w:val="0"/>
                                                              <w:marRight w:val="0"/>
                                                              <w:marTop w:val="0"/>
                                                              <w:marBottom w:val="0"/>
                                                              <w:divBdr>
                                                                <w:top w:val="none" w:sz="0" w:space="0" w:color="auto"/>
                                                                <w:left w:val="none" w:sz="0" w:space="0" w:color="auto"/>
                                                                <w:bottom w:val="none" w:sz="0" w:space="0" w:color="auto"/>
                                                                <w:right w:val="none" w:sz="0" w:space="0" w:color="auto"/>
                                                              </w:divBdr>
                                                              <w:divsChild>
                                                                <w:div w:id="1417747817">
                                                                  <w:marLeft w:val="0"/>
                                                                  <w:marRight w:val="0"/>
                                                                  <w:marTop w:val="0"/>
                                                                  <w:marBottom w:val="0"/>
                                                                  <w:divBdr>
                                                                    <w:top w:val="none" w:sz="0" w:space="0" w:color="auto"/>
                                                                    <w:left w:val="none" w:sz="0" w:space="0" w:color="auto"/>
                                                                    <w:bottom w:val="none" w:sz="0" w:space="0" w:color="auto"/>
                                                                    <w:right w:val="none" w:sz="0" w:space="0" w:color="auto"/>
                                                                  </w:divBdr>
                                                                  <w:divsChild>
                                                                    <w:div w:id="106753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889">
                                                          <w:marLeft w:val="0"/>
                                                          <w:marRight w:val="0"/>
                                                          <w:marTop w:val="0"/>
                                                          <w:marBottom w:val="0"/>
                                                          <w:divBdr>
                                                            <w:top w:val="none" w:sz="0" w:space="0" w:color="auto"/>
                                                            <w:left w:val="none" w:sz="0" w:space="0" w:color="auto"/>
                                                            <w:bottom w:val="none" w:sz="0" w:space="0" w:color="auto"/>
                                                            <w:right w:val="none" w:sz="0" w:space="0" w:color="auto"/>
                                                          </w:divBdr>
                                                          <w:divsChild>
                                                            <w:div w:id="1803117073">
                                                              <w:marLeft w:val="0"/>
                                                              <w:marRight w:val="0"/>
                                                              <w:marTop w:val="0"/>
                                                              <w:marBottom w:val="0"/>
                                                              <w:divBdr>
                                                                <w:top w:val="none" w:sz="0" w:space="0" w:color="auto"/>
                                                                <w:left w:val="none" w:sz="0" w:space="0" w:color="auto"/>
                                                                <w:bottom w:val="none" w:sz="0" w:space="0" w:color="auto"/>
                                                                <w:right w:val="none" w:sz="0" w:space="0" w:color="auto"/>
                                                              </w:divBdr>
                                                              <w:divsChild>
                                                                <w:div w:id="2074160417">
                                                                  <w:marLeft w:val="0"/>
                                                                  <w:marRight w:val="0"/>
                                                                  <w:marTop w:val="0"/>
                                                                  <w:marBottom w:val="0"/>
                                                                  <w:divBdr>
                                                                    <w:top w:val="none" w:sz="0" w:space="0" w:color="auto"/>
                                                                    <w:left w:val="none" w:sz="0" w:space="0" w:color="auto"/>
                                                                    <w:bottom w:val="none" w:sz="0" w:space="0" w:color="auto"/>
                                                                    <w:right w:val="none" w:sz="0" w:space="0" w:color="auto"/>
                                                                  </w:divBdr>
                                                                  <w:divsChild>
                                                                    <w:div w:id="16176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671052">
                                                          <w:marLeft w:val="0"/>
                                                          <w:marRight w:val="0"/>
                                                          <w:marTop w:val="0"/>
                                                          <w:marBottom w:val="0"/>
                                                          <w:divBdr>
                                                            <w:top w:val="none" w:sz="0" w:space="0" w:color="auto"/>
                                                            <w:left w:val="none" w:sz="0" w:space="0" w:color="auto"/>
                                                            <w:bottom w:val="none" w:sz="0" w:space="0" w:color="auto"/>
                                                            <w:right w:val="none" w:sz="0" w:space="0" w:color="auto"/>
                                                          </w:divBdr>
                                                          <w:divsChild>
                                                            <w:div w:id="617298695">
                                                              <w:marLeft w:val="0"/>
                                                              <w:marRight w:val="0"/>
                                                              <w:marTop w:val="0"/>
                                                              <w:marBottom w:val="0"/>
                                                              <w:divBdr>
                                                                <w:top w:val="none" w:sz="0" w:space="0" w:color="auto"/>
                                                                <w:left w:val="none" w:sz="0" w:space="0" w:color="auto"/>
                                                                <w:bottom w:val="none" w:sz="0" w:space="0" w:color="auto"/>
                                                                <w:right w:val="none" w:sz="0" w:space="0" w:color="auto"/>
                                                              </w:divBdr>
                                                              <w:divsChild>
                                                                <w:div w:id="866722229">
                                                                  <w:marLeft w:val="0"/>
                                                                  <w:marRight w:val="0"/>
                                                                  <w:marTop w:val="0"/>
                                                                  <w:marBottom w:val="0"/>
                                                                  <w:divBdr>
                                                                    <w:top w:val="none" w:sz="0" w:space="0" w:color="auto"/>
                                                                    <w:left w:val="none" w:sz="0" w:space="0" w:color="auto"/>
                                                                    <w:bottom w:val="none" w:sz="0" w:space="0" w:color="auto"/>
                                                                    <w:right w:val="none" w:sz="0" w:space="0" w:color="auto"/>
                                                                  </w:divBdr>
                                                                  <w:divsChild>
                                                                    <w:div w:id="3538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468071">
                                                          <w:marLeft w:val="0"/>
                                                          <w:marRight w:val="0"/>
                                                          <w:marTop w:val="0"/>
                                                          <w:marBottom w:val="0"/>
                                                          <w:divBdr>
                                                            <w:top w:val="none" w:sz="0" w:space="0" w:color="auto"/>
                                                            <w:left w:val="none" w:sz="0" w:space="0" w:color="auto"/>
                                                            <w:bottom w:val="none" w:sz="0" w:space="0" w:color="auto"/>
                                                            <w:right w:val="none" w:sz="0" w:space="0" w:color="auto"/>
                                                          </w:divBdr>
                                                          <w:divsChild>
                                                            <w:div w:id="1723753270">
                                                              <w:marLeft w:val="0"/>
                                                              <w:marRight w:val="0"/>
                                                              <w:marTop w:val="0"/>
                                                              <w:marBottom w:val="0"/>
                                                              <w:divBdr>
                                                                <w:top w:val="none" w:sz="0" w:space="0" w:color="auto"/>
                                                                <w:left w:val="none" w:sz="0" w:space="0" w:color="auto"/>
                                                                <w:bottom w:val="none" w:sz="0" w:space="0" w:color="auto"/>
                                                                <w:right w:val="none" w:sz="0" w:space="0" w:color="auto"/>
                                                              </w:divBdr>
                                                              <w:divsChild>
                                                                <w:div w:id="267125235">
                                                                  <w:marLeft w:val="0"/>
                                                                  <w:marRight w:val="0"/>
                                                                  <w:marTop w:val="0"/>
                                                                  <w:marBottom w:val="0"/>
                                                                  <w:divBdr>
                                                                    <w:top w:val="none" w:sz="0" w:space="0" w:color="auto"/>
                                                                    <w:left w:val="none" w:sz="0" w:space="0" w:color="auto"/>
                                                                    <w:bottom w:val="none" w:sz="0" w:space="0" w:color="auto"/>
                                                                    <w:right w:val="none" w:sz="0" w:space="0" w:color="auto"/>
                                                                  </w:divBdr>
                                                                  <w:divsChild>
                                                                    <w:div w:id="1797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9855">
                                                          <w:marLeft w:val="0"/>
                                                          <w:marRight w:val="0"/>
                                                          <w:marTop w:val="0"/>
                                                          <w:marBottom w:val="0"/>
                                                          <w:divBdr>
                                                            <w:top w:val="none" w:sz="0" w:space="0" w:color="auto"/>
                                                            <w:left w:val="none" w:sz="0" w:space="0" w:color="auto"/>
                                                            <w:bottom w:val="none" w:sz="0" w:space="0" w:color="auto"/>
                                                            <w:right w:val="none" w:sz="0" w:space="0" w:color="auto"/>
                                                          </w:divBdr>
                                                          <w:divsChild>
                                                            <w:div w:id="1203589876">
                                                              <w:marLeft w:val="0"/>
                                                              <w:marRight w:val="0"/>
                                                              <w:marTop w:val="0"/>
                                                              <w:marBottom w:val="0"/>
                                                              <w:divBdr>
                                                                <w:top w:val="none" w:sz="0" w:space="0" w:color="auto"/>
                                                                <w:left w:val="none" w:sz="0" w:space="0" w:color="auto"/>
                                                                <w:bottom w:val="none" w:sz="0" w:space="0" w:color="auto"/>
                                                                <w:right w:val="none" w:sz="0" w:space="0" w:color="auto"/>
                                                              </w:divBdr>
                                                              <w:divsChild>
                                                                <w:div w:id="1874032500">
                                                                  <w:marLeft w:val="0"/>
                                                                  <w:marRight w:val="0"/>
                                                                  <w:marTop w:val="0"/>
                                                                  <w:marBottom w:val="0"/>
                                                                  <w:divBdr>
                                                                    <w:top w:val="none" w:sz="0" w:space="0" w:color="auto"/>
                                                                    <w:left w:val="none" w:sz="0" w:space="0" w:color="auto"/>
                                                                    <w:bottom w:val="none" w:sz="0" w:space="0" w:color="auto"/>
                                                                    <w:right w:val="none" w:sz="0" w:space="0" w:color="auto"/>
                                                                  </w:divBdr>
                                                                  <w:divsChild>
                                                                    <w:div w:id="20270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999734">
                                                          <w:marLeft w:val="0"/>
                                                          <w:marRight w:val="0"/>
                                                          <w:marTop w:val="0"/>
                                                          <w:marBottom w:val="0"/>
                                                          <w:divBdr>
                                                            <w:top w:val="none" w:sz="0" w:space="0" w:color="auto"/>
                                                            <w:left w:val="none" w:sz="0" w:space="0" w:color="auto"/>
                                                            <w:bottom w:val="none" w:sz="0" w:space="0" w:color="auto"/>
                                                            <w:right w:val="none" w:sz="0" w:space="0" w:color="auto"/>
                                                          </w:divBdr>
                                                          <w:divsChild>
                                                            <w:div w:id="340548715">
                                                              <w:marLeft w:val="0"/>
                                                              <w:marRight w:val="0"/>
                                                              <w:marTop w:val="0"/>
                                                              <w:marBottom w:val="0"/>
                                                              <w:divBdr>
                                                                <w:top w:val="none" w:sz="0" w:space="0" w:color="auto"/>
                                                                <w:left w:val="none" w:sz="0" w:space="0" w:color="auto"/>
                                                                <w:bottom w:val="none" w:sz="0" w:space="0" w:color="auto"/>
                                                                <w:right w:val="none" w:sz="0" w:space="0" w:color="auto"/>
                                                              </w:divBdr>
                                                              <w:divsChild>
                                                                <w:div w:id="817654466">
                                                                  <w:marLeft w:val="0"/>
                                                                  <w:marRight w:val="0"/>
                                                                  <w:marTop w:val="0"/>
                                                                  <w:marBottom w:val="0"/>
                                                                  <w:divBdr>
                                                                    <w:top w:val="none" w:sz="0" w:space="0" w:color="auto"/>
                                                                    <w:left w:val="none" w:sz="0" w:space="0" w:color="auto"/>
                                                                    <w:bottom w:val="none" w:sz="0" w:space="0" w:color="auto"/>
                                                                    <w:right w:val="none" w:sz="0" w:space="0" w:color="auto"/>
                                                                  </w:divBdr>
                                                                  <w:divsChild>
                                                                    <w:div w:id="1716467870">
                                                                      <w:marLeft w:val="0"/>
                                                                      <w:marRight w:val="0"/>
                                                                      <w:marTop w:val="0"/>
                                                                      <w:marBottom w:val="0"/>
                                                                      <w:divBdr>
                                                                        <w:top w:val="none" w:sz="0" w:space="0" w:color="auto"/>
                                                                        <w:left w:val="none" w:sz="0" w:space="0" w:color="auto"/>
                                                                        <w:bottom w:val="none" w:sz="0" w:space="0" w:color="auto"/>
                                                                        <w:right w:val="none" w:sz="0" w:space="0" w:color="auto"/>
                                                                      </w:divBdr>
                                                                    </w:div>
                                                                  </w:divsChild>
                                                                </w:div>
                                                                <w:div w:id="1225531661">
                                                                  <w:marLeft w:val="0"/>
                                                                  <w:marRight w:val="0"/>
                                                                  <w:marTop w:val="0"/>
                                                                  <w:marBottom w:val="0"/>
                                                                  <w:divBdr>
                                                                    <w:top w:val="none" w:sz="0" w:space="0" w:color="auto"/>
                                                                    <w:left w:val="none" w:sz="0" w:space="0" w:color="auto"/>
                                                                    <w:bottom w:val="none" w:sz="0" w:space="0" w:color="auto"/>
                                                                    <w:right w:val="none" w:sz="0" w:space="0" w:color="auto"/>
                                                                  </w:divBdr>
                                                                  <w:divsChild>
                                                                    <w:div w:id="305621915">
                                                                      <w:marLeft w:val="0"/>
                                                                      <w:marRight w:val="0"/>
                                                                      <w:marTop w:val="0"/>
                                                                      <w:marBottom w:val="0"/>
                                                                      <w:divBdr>
                                                                        <w:top w:val="none" w:sz="0" w:space="0" w:color="auto"/>
                                                                        <w:left w:val="none" w:sz="0" w:space="0" w:color="auto"/>
                                                                        <w:bottom w:val="none" w:sz="0" w:space="0" w:color="auto"/>
                                                                        <w:right w:val="none" w:sz="0" w:space="0" w:color="auto"/>
                                                                      </w:divBdr>
                                                                      <w:divsChild>
                                                                        <w:div w:id="233702391">
                                                                          <w:marLeft w:val="0"/>
                                                                          <w:marRight w:val="0"/>
                                                                          <w:marTop w:val="0"/>
                                                                          <w:marBottom w:val="0"/>
                                                                          <w:divBdr>
                                                                            <w:top w:val="none" w:sz="0" w:space="0" w:color="auto"/>
                                                                            <w:left w:val="none" w:sz="0" w:space="0" w:color="auto"/>
                                                                            <w:bottom w:val="none" w:sz="0" w:space="0" w:color="auto"/>
                                                                            <w:right w:val="none" w:sz="0" w:space="0" w:color="auto"/>
                                                                          </w:divBdr>
                                                                          <w:divsChild>
                                                                            <w:div w:id="1628051858">
                                                                              <w:marLeft w:val="0"/>
                                                                              <w:marRight w:val="0"/>
                                                                              <w:marTop w:val="0"/>
                                                                              <w:marBottom w:val="0"/>
                                                                              <w:divBdr>
                                                                                <w:top w:val="none" w:sz="0" w:space="0" w:color="auto"/>
                                                                                <w:left w:val="none" w:sz="0" w:space="0" w:color="auto"/>
                                                                                <w:bottom w:val="none" w:sz="0" w:space="0" w:color="auto"/>
                                                                                <w:right w:val="none" w:sz="0" w:space="0" w:color="auto"/>
                                                                              </w:divBdr>
                                                                              <w:divsChild>
                                                                                <w:div w:id="13137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723683">
                                                          <w:marLeft w:val="0"/>
                                                          <w:marRight w:val="0"/>
                                                          <w:marTop w:val="0"/>
                                                          <w:marBottom w:val="0"/>
                                                          <w:divBdr>
                                                            <w:top w:val="none" w:sz="0" w:space="0" w:color="auto"/>
                                                            <w:left w:val="none" w:sz="0" w:space="0" w:color="auto"/>
                                                            <w:bottom w:val="none" w:sz="0" w:space="0" w:color="auto"/>
                                                            <w:right w:val="none" w:sz="0" w:space="0" w:color="auto"/>
                                                          </w:divBdr>
                                                          <w:divsChild>
                                                            <w:div w:id="1589120866">
                                                              <w:marLeft w:val="0"/>
                                                              <w:marRight w:val="0"/>
                                                              <w:marTop w:val="0"/>
                                                              <w:marBottom w:val="0"/>
                                                              <w:divBdr>
                                                                <w:top w:val="none" w:sz="0" w:space="0" w:color="auto"/>
                                                                <w:left w:val="none" w:sz="0" w:space="0" w:color="auto"/>
                                                                <w:bottom w:val="none" w:sz="0" w:space="0" w:color="auto"/>
                                                                <w:right w:val="none" w:sz="0" w:space="0" w:color="auto"/>
                                                              </w:divBdr>
                                                              <w:divsChild>
                                                                <w:div w:id="564295396">
                                                                  <w:marLeft w:val="0"/>
                                                                  <w:marRight w:val="0"/>
                                                                  <w:marTop w:val="0"/>
                                                                  <w:marBottom w:val="0"/>
                                                                  <w:divBdr>
                                                                    <w:top w:val="none" w:sz="0" w:space="0" w:color="auto"/>
                                                                    <w:left w:val="none" w:sz="0" w:space="0" w:color="auto"/>
                                                                    <w:bottom w:val="none" w:sz="0" w:space="0" w:color="auto"/>
                                                                    <w:right w:val="none" w:sz="0" w:space="0" w:color="auto"/>
                                                                  </w:divBdr>
                                                                  <w:divsChild>
                                                                    <w:div w:id="579026652">
                                                                      <w:marLeft w:val="0"/>
                                                                      <w:marRight w:val="0"/>
                                                                      <w:marTop w:val="0"/>
                                                                      <w:marBottom w:val="0"/>
                                                                      <w:divBdr>
                                                                        <w:top w:val="none" w:sz="0" w:space="0" w:color="auto"/>
                                                                        <w:left w:val="none" w:sz="0" w:space="0" w:color="auto"/>
                                                                        <w:bottom w:val="none" w:sz="0" w:space="0" w:color="auto"/>
                                                                        <w:right w:val="none" w:sz="0" w:space="0" w:color="auto"/>
                                                                      </w:divBdr>
                                                                    </w:div>
                                                                  </w:divsChild>
                                                                </w:div>
                                                                <w:div w:id="107359221">
                                                                  <w:marLeft w:val="0"/>
                                                                  <w:marRight w:val="0"/>
                                                                  <w:marTop w:val="0"/>
                                                                  <w:marBottom w:val="0"/>
                                                                  <w:divBdr>
                                                                    <w:top w:val="none" w:sz="0" w:space="0" w:color="auto"/>
                                                                    <w:left w:val="none" w:sz="0" w:space="0" w:color="auto"/>
                                                                    <w:bottom w:val="none" w:sz="0" w:space="0" w:color="auto"/>
                                                                    <w:right w:val="none" w:sz="0" w:space="0" w:color="auto"/>
                                                                  </w:divBdr>
                                                                  <w:divsChild>
                                                                    <w:div w:id="1002318634">
                                                                      <w:marLeft w:val="0"/>
                                                                      <w:marRight w:val="0"/>
                                                                      <w:marTop w:val="0"/>
                                                                      <w:marBottom w:val="0"/>
                                                                      <w:divBdr>
                                                                        <w:top w:val="none" w:sz="0" w:space="0" w:color="auto"/>
                                                                        <w:left w:val="none" w:sz="0" w:space="0" w:color="auto"/>
                                                                        <w:bottom w:val="none" w:sz="0" w:space="0" w:color="auto"/>
                                                                        <w:right w:val="none" w:sz="0" w:space="0" w:color="auto"/>
                                                                      </w:divBdr>
                                                                      <w:divsChild>
                                                                        <w:div w:id="1233076340">
                                                                          <w:marLeft w:val="0"/>
                                                                          <w:marRight w:val="0"/>
                                                                          <w:marTop w:val="0"/>
                                                                          <w:marBottom w:val="0"/>
                                                                          <w:divBdr>
                                                                            <w:top w:val="none" w:sz="0" w:space="0" w:color="auto"/>
                                                                            <w:left w:val="none" w:sz="0" w:space="0" w:color="auto"/>
                                                                            <w:bottom w:val="none" w:sz="0" w:space="0" w:color="auto"/>
                                                                            <w:right w:val="none" w:sz="0" w:space="0" w:color="auto"/>
                                                                          </w:divBdr>
                                                                          <w:divsChild>
                                                                            <w:div w:id="1144080060">
                                                                              <w:marLeft w:val="0"/>
                                                                              <w:marRight w:val="0"/>
                                                                              <w:marTop w:val="0"/>
                                                                              <w:marBottom w:val="0"/>
                                                                              <w:divBdr>
                                                                                <w:top w:val="none" w:sz="0" w:space="0" w:color="auto"/>
                                                                                <w:left w:val="none" w:sz="0" w:space="0" w:color="auto"/>
                                                                                <w:bottom w:val="none" w:sz="0" w:space="0" w:color="auto"/>
                                                                                <w:right w:val="none" w:sz="0" w:space="0" w:color="auto"/>
                                                                              </w:divBdr>
                                                                              <w:divsChild>
                                                                                <w:div w:id="13906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067428">
                                                          <w:marLeft w:val="0"/>
                                                          <w:marRight w:val="0"/>
                                                          <w:marTop w:val="0"/>
                                                          <w:marBottom w:val="0"/>
                                                          <w:divBdr>
                                                            <w:top w:val="none" w:sz="0" w:space="0" w:color="auto"/>
                                                            <w:left w:val="none" w:sz="0" w:space="0" w:color="auto"/>
                                                            <w:bottom w:val="none" w:sz="0" w:space="0" w:color="auto"/>
                                                            <w:right w:val="none" w:sz="0" w:space="0" w:color="auto"/>
                                                          </w:divBdr>
                                                          <w:divsChild>
                                                            <w:div w:id="679936977">
                                                              <w:marLeft w:val="0"/>
                                                              <w:marRight w:val="0"/>
                                                              <w:marTop w:val="0"/>
                                                              <w:marBottom w:val="0"/>
                                                              <w:divBdr>
                                                                <w:top w:val="none" w:sz="0" w:space="0" w:color="auto"/>
                                                                <w:left w:val="none" w:sz="0" w:space="0" w:color="auto"/>
                                                                <w:bottom w:val="none" w:sz="0" w:space="0" w:color="auto"/>
                                                                <w:right w:val="none" w:sz="0" w:space="0" w:color="auto"/>
                                                              </w:divBdr>
                                                              <w:divsChild>
                                                                <w:div w:id="1265574979">
                                                                  <w:marLeft w:val="0"/>
                                                                  <w:marRight w:val="0"/>
                                                                  <w:marTop w:val="0"/>
                                                                  <w:marBottom w:val="0"/>
                                                                  <w:divBdr>
                                                                    <w:top w:val="none" w:sz="0" w:space="0" w:color="auto"/>
                                                                    <w:left w:val="none" w:sz="0" w:space="0" w:color="auto"/>
                                                                    <w:bottom w:val="none" w:sz="0" w:space="0" w:color="auto"/>
                                                                    <w:right w:val="none" w:sz="0" w:space="0" w:color="auto"/>
                                                                  </w:divBdr>
                                                                  <w:divsChild>
                                                                    <w:div w:id="10944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11381">
                                                          <w:marLeft w:val="0"/>
                                                          <w:marRight w:val="0"/>
                                                          <w:marTop w:val="0"/>
                                                          <w:marBottom w:val="0"/>
                                                          <w:divBdr>
                                                            <w:top w:val="none" w:sz="0" w:space="0" w:color="auto"/>
                                                            <w:left w:val="none" w:sz="0" w:space="0" w:color="auto"/>
                                                            <w:bottom w:val="none" w:sz="0" w:space="0" w:color="auto"/>
                                                            <w:right w:val="none" w:sz="0" w:space="0" w:color="auto"/>
                                                          </w:divBdr>
                                                          <w:divsChild>
                                                            <w:div w:id="307322478">
                                                              <w:marLeft w:val="0"/>
                                                              <w:marRight w:val="0"/>
                                                              <w:marTop w:val="0"/>
                                                              <w:marBottom w:val="0"/>
                                                              <w:divBdr>
                                                                <w:top w:val="none" w:sz="0" w:space="0" w:color="auto"/>
                                                                <w:left w:val="none" w:sz="0" w:space="0" w:color="auto"/>
                                                                <w:bottom w:val="none" w:sz="0" w:space="0" w:color="auto"/>
                                                                <w:right w:val="none" w:sz="0" w:space="0" w:color="auto"/>
                                                              </w:divBdr>
                                                              <w:divsChild>
                                                                <w:div w:id="1529952450">
                                                                  <w:marLeft w:val="0"/>
                                                                  <w:marRight w:val="0"/>
                                                                  <w:marTop w:val="0"/>
                                                                  <w:marBottom w:val="0"/>
                                                                  <w:divBdr>
                                                                    <w:top w:val="none" w:sz="0" w:space="0" w:color="auto"/>
                                                                    <w:left w:val="none" w:sz="0" w:space="0" w:color="auto"/>
                                                                    <w:bottom w:val="none" w:sz="0" w:space="0" w:color="auto"/>
                                                                    <w:right w:val="none" w:sz="0" w:space="0" w:color="auto"/>
                                                                  </w:divBdr>
                                                                  <w:divsChild>
                                                                    <w:div w:id="12915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319775">
                                                          <w:marLeft w:val="0"/>
                                                          <w:marRight w:val="0"/>
                                                          <w:marTop w:val="0"/>
                                                          <w:marBottom w:val="0"/>
                                                          <w:divBdr>
                                                            <w:top w:val="none" w:sz="0" w:space="0" w:color="auto"/>
                                                            <w:left w:val="none" w:sz="0" w:space="0" w:color="auto"/>
                                                            <w:bottom w:val="none" w:sz="0" w:space="0" w:color="auto"/>
                                                            <w:right w:val="none" w:sz="0" w:space="0" w:color="auto"/>
                                                          </w:divBdr>
                                                          <w:divsChild>
                                                            <w:div w:id="1802532439">
                                                              <w:marLeft w:val="0"/>
                                                              <w:marRight w:val="0"/>
                                                              <w:marTop w:val="0"/>
                                                              <w:marBottom w:val="0"/>
                                                              <w:divBdr>
                                                                <w:top w:val="none" w:sz="0" w:space="0" w:color="auto"/>
                                                                <w:left w:val="none" w:sz="0" w:space="0" w:color="auto"/>
                                                                <w:bottom w:val="none" w:sz="0" w:space="0" w:color="auto"/>
                                                                <w:right w:val="none" w:sz="0" w:space="0" w:color="auto"/>
                                                              </w:divBdr>
                                                              <w:divsChild>
                                                                <w:div w:id="628556506">
                                                                  <w:marLeft w:val="0"/>
                                                                  <w:marRight w:val="0"/>
                                                                  <w:marTop w:val="0"/>
                                                                  <w:marBottom w:val="0"/>
                                                                  <w:divBdr>
                                                                    <w:top w:val="none" w:sz="0" w:space="0" w:color="auto"/>
                                                                    <w:left w:val="none" w:sz="0" w:space="0" w:color="auto"/>
                                                                    <w:bottom w:val="none" w:sz="0" w:space="0" w:color="auto"/>
                                                                    <w:right w:val="none" w:sz="0" w:space="0" w:color="auto"/>
                                                                  </w:divBdr>
                                                                  <w:divsChild>
                                                                    <w:div w:id="10459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4735912">
      <w:bodyDiv w:val="1"/>
      <w:marLeft w:val="0"/>
      <w:marRight w:val="0"/>
      <w:marTop w:val="0"/>
      <w:marBottom w:val="0"/>
      <w:divBdr>
        <w:top w:val="none" w:sz="0" w:space="0" w:color="auto"/>
        <w:left w:val="none" w:sz="0" w:space="0" w:color="auto"/>
        <w:bottom w:val="none" w:sz="0" w:space="0" w:color="auto"/>
        <w:right w:val="none" w:sz="0" w:space="0" w:color="auto"/>
      </w:divBdr>
      <w:divsChild>
        <w:div w:id="47999428">
          <w:marLeft w:val="0"/>
          <w:marRight w:val="0"/>
          <w:marTop w:val="0"/>
          <w:marBottom w:val="0"/>
          <w:divBdr>
            <w:top w:val="none" w:sz="0" w:space="0" w:color="auto"/>
            <w:left w:val="none" w:sz="0" w:space="0" w:color="auto"/>
            <w:bottom w:val="none" w:sz="0" w:space="0" w:color="auto"/>
            <w:right w:val="none" w:sz="0" w:space="0" w:color="auto"/>
          </w:divBdr>
          <w:divsChild>
            <w:div w:id="1573658766">
              <w:marLeft w:val="0"/>
              <w:marRight w:val="0"/>
              <w:marTop w:val="0"/>
              <w:marBottom w:val="0"/>
              <w:divBdr>
                <w:top w:val="none" w:sz="0" w:space="0" w:color="auto"/>
                <w:left w:val="none" w:sz="0" w:space="0" w:color="auto"/>
                <w:bottom w:val="none" w:sz="0" w:space="0" w:color="auto"/>
                <w:right w:val="none" w:sz="0" w:space="0" w:color="auto"/>
              </w:divBdr>
              <w:divsChild>
                <w:div w:id="1017855236">
                  <w:marLeft w:val="0"/>
                  <w:marRight w:val="0"/>
                  <w:marTop w:val="0"/>
                  <w:marBottom w:val="0"/>
                  <w:divBdr>
                    <w:top w:val="none" w:sz="0" w:space="0" w:color="auto"/>
                    <w:left w:val="none" w:sz="0" w:space="0" w:color="auto"/>
                    <w:bottom w:val="none" w:sz="0" w:space="0" w:color="auto"/>
                    <w:right w:val="none" w:sz="0" w:space="0" w:color="auto"/>
                  </w:divBdr>
                  <w:divsChild>
                    <w:div w:id="1498762057">
                      <w:marLeft w:val="0"/>
                      <w:marRight w:val="0"/>
                      <w:marTop w:val="0"/>
                      <w:marBottom w:val="0"/>
                      <w:divBdr>
                        <w:top w:val="none" w:sz="0" w:space="0" w:color="auto"/>
                        <w:left w:val="none" w:sz="0" w:space="0" w:color="auto"/>
                        <w:bottom w:val="none" w:sz="0" w:space="0" w:color="auto"/>
                        <w:right w:val="none" w:sz="0" w:space="0" w:color="auto"/>
                      </w:divBdr>
                      <w:divsChild>
                        <w:div w:id="11226847">
                          <w:marLeft w:val="0"/>
                          <w:marRight w:val="0"/>
                          <w:marTop w:val="0"/>
                          <w:marBottom w:val="0"/>
                          <w:divBdr>
                            <w:top w:val="none" w:sz="0" w:space="0" w:color="auto"/>
                            <w:left w:val="none" w:sz="0" w:space="0" w:color="auto"/>
                            <w:bottom w:val="none" w:sz="0" w:space="0" w:color="auto"/>
                            <w:right w:val="none" w:sz="0" w:space="0" w:color="auto"/>
                          </w:divBdr>
                          <w:divsChild>
                            <w:div w:id="1634752708">
                              <w:marLeft w:val="0"/>
                              <w:marRight w:val="0"/>
                              <w:marTop w:val="0"/>
                              <w:marBottom w:val="0"/>
                              <w:divBdr>
                                <w:top w:val="none" w:sz="0" w:space="0" w:color="auto"/>
                                <w:left w:val="none" w:sz="0" w:space="0" w:color="auto"/>
                                <w:bottom w:val="none" w:sz="0" w:space="0" w:color="auto"/>
                                <w:right w:val="none" w:sz="0" w:space="0" w:color="auto"/>
                              </w:divBdr>
                              <w:divsChild>
                                <w:div w:id="205021790">
                                  <w:marLeft w:val="0"/>
                                  <w:marRight w:val="0"/>
                                  <w:marTop w:val="0"/>
                                  <w:marBottom w:val="0"/>
                                  <w:divBdr>
                                    <w:top w:val="none" w:sz="0" w:space="0" w:color="auto"/>
                                    <w:left w:val="none" w:sz="0" w:space="0" w:color="auto"/>
                                    <w:bottom w:val="none" w:sz="0" w:space="0" w:color="auto"/>
                                    <w:right w:val="none" w:sz="0" w:space="0" w:color="auto"/>
                                  </w:divBdr>
                                  <w:divsChild>
                                    <w:div w:id="1416441045">
                                      <w:marLeft w:val="0"/>
                                      <w:marRight w:val="0"/>
                                      <w:marTop w:val="0"/>
                                      <w:marBottom w:val="0"/>
                                      <w:divBdr>
                                        <w:top w:val="none" w:sz="0" w:space="0" w:color="auto"/>
                                        <w:left w:val="none" w:sz="0" w:space="0" w:color="auto"/>
                                        <w:bottom w:val="none" w:sz="0" w:space="0" w:color="auto"/>
                                        <w:right w:val="none" w:sz="0" w:space="0" w:color="auto"/>
                                      </w:divBdr>
                                      <w:divsChild>
                                        <w:div w:id="173307824">
                                          <w:marLeft w:val="0"/>
                                          <w:marRight w:val="0"/>
                                          <w:marTop w:val="0"/>
                                          <w:marBottom w:val="0"/>
                                          <w:divBdr>
                                            <w:top w:val="none" w:sz="0" w:space="0" w:color="auto"/>
                                            <w:left w:val="none" w:sz="0" w:space="0" w:color="auto"/>
                                            <w:bottom w:val="none" w:sz="0" w:space="0" w:color="auto"/>
                                            <w:right w:val="none" w:sz="0" w:space="0" w:color="auto"/>
                                          </w:divBdr>
                                          <w:divsChild>
                                            <w:div w:id="107698616">
                                              <w:marLeft w:val="0"/>
                                              <w:marRight w:val="0"/>
                                              <w:marTop w:val="0"/>
                                              <w:marBottom w:val="0"/>
                                              <w:divBdr>
                                                <w:top w:val="none" w:sz="0" w:space="0" w:color="auto"/>
                                                <w:left w:val="none" w:sz="0" w:space="0" w:color="auto"/>
                                                <w:bottom w:val="none" w:sz="0" w:space="0" w:color="auto"/>
                                                <w:right w:val="none" w:sz="0" w:space="0" w:color="auto"/>
                                              </w:divBdr>
                                              <w:divsChild>
                                                <w:div w:id="812141046">
                                                  <w:marLeft w:val="0"/>
                                                  <w:marRight w:val="0"/>
                                                  <w:marTop w:val="0"/>
                                                  <w:marBottom w:val="0"/>
                                                  <w:divBdr>
                                                    <w:top w:val="none" w:sz="0" w:space="0" w:color="auto"/>
                                                    <w:left w:val="none" w:sz="0" w:space="0" w:color="auto"/>
                                                    <w:bottom w:val="none" w:sz="0" w:space="0" w:color="auto"/>
                                                    <w:right w:val="none" w:sz="0" w:space="0" w:color="auto"/>
                                                  </w:divBdr>
                                                  <w:divsChild>
                                                    <w:div w:id="1099180590">
                                                      <w:marLeft w:val="0"/>
                                                      <w:marRight w:val="0"/>
                                                      <w:marTop w:val="0"/>
                                                      <w:marBottom w:val="0"/>
                                                      <w:divBdr>
                                                        <w:top w:val="none" w:sz="0" w:space="0" w:color="auto"/>
                                                        <w:left w:val="none" w:sz="0" w:space="0" w:color="auto"/>
                                                        <w:bottom w:val="none" w:sz="0" w:space="0" w:color="auto"/>
                                                        <w:right w:val="none" w:sz="0" w:space="0" w:color="auto"/>
                                                      </w:divBdr>
                                                      <w:divsChild>
                                                        <w:div w:id="1552688208">
                                                          <w:marLeft w:val="0"/>
                                                          <w:marRight w:val="0"/>
                                                          <w:marTop w:val="0"/>
                                                          <w:marBottom w:val="0"/>
                                                          <w:divBdr>
                                                            <w:top w:val="none" w:sz="0" w:space="0" w:color="auto"/>
                                                            <w:left w:val="none" w:sz="0" w:space="0" w:color="auto"/>
                                                            <w:bottom w:val="none" w:sz="0" w:space="0" w:color="auto"/>
                                                            <w:right w:val="none" w:sz="0" w:space="0" w:color="auto"/>
                                                          </w:divBdr>
                                                          <w:divsChild>
                                                            <w:div w:id="956839345">
                                                              <w:marLeft w:val="0"/>
                                                              <w:marRight w:val="0"/>
                                                              <w:marTop w:val="0"/>
                                                              <w:marBottom w:val="0"/>
                                                              <w:divBdr>
                                                                <w:top w:val="none" w:sz="0" w:space="0" w:color="auto"/>
                                                                <w:left w:val="none" w:sz="0" w:space="0" w:color="auto"/>
                                                                <w:bottom w:val="none" w:sz="0" w:space="0" w:color="auto"/>
                                                                <w:right w:val="none" w:sz="0" w:space="0" w:color="auto"/>
                                                              </w:divBdr>
                                                              <w:divsChild>
                                                                <w:div w:id="369381346">
                                                                  <w:marLeft w:val="0"/>
                                                                  <w:marRight w:val="0"/>
                                                                  <w:marTop w:val="0"/>
                                                                  <w:marBottom w:val="0"/>
                                                                  <w:divBdr>
                                                                    <w:top w:val="none" w:sz="0" w:space="0" w:color="auto"/>
                                                                    <w:left w:val="none" w:sz="0" w:space="0" w:color="auto"/>
                                                                    <w:bottom w:val="none" w:sz="0" w:space="0" w:color="auto"/>
                                                                    <w:right w:val="none" w:sz="0" w:space="0" w:color="auto"/>
                                                                  </w:divBdr>
                                                                  <w:divsChild>
                                                                    <w:div w:id="10538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686342">
                                                          <w:marLeft w:val="0"/>
                                                          <w:marRight w:val="0"/>
                                                          <w:marTop w:val="0"/>
                                                          <w:marBottom w:val="0"/>
                                                          <w:divBdr>
                                                            <w:top w:val="none" w:sz="0" w:space="0" w:color="auto"/>
                                                            <w:left w:val="none" w:sz="0" w:space="0" w:color="auto"/>
                                                            <w:bottom w:val="none" w:sz="0" w:space="0" w:color="auto"/>
                                                            <w:right w:val="none" w:sz="0" w:space="0" w:color="auto"/>
                                                          </w:divBdr>
                                                          <w:divsChild>
                                                            <w:div w:id="377323377">
                                                              <w:marLeft w:val="0"/>
                                                              <w:marRight w:val="0"/>
                                                              <w:marTop w:val="0"/>
                                                              <w:marBottom w:val="0"/>
                                                              <w:divBdr>
                                                                <w:top w:val="none" w:sz="0" w:space="0" w:color="auto"/>
                                                                <w:left w:val="none" w:sz="0" w:space="0" w:color="auto"/>
                                                                <w:bottom w:val="none" w:sz="0" w:space="0" w:color="auto"/>
                                                                <w:right w:val="none" w:sz="0" w:space="0" w:color="auto"/>
                                                              </w:divBdr>
                                                              <w:divsChild>
                                                                <w:div w:id="1535532473">
                                                                  <w:marLeft w:val="0"/>
                                                                  <w:marRight w:val="0"/>
                                                                  <w:marTop w:val="0"/>
                                                                  <w:marBottom w:val="0"/>
                                                                  <w:divBdr>
                                                                    <w:top w:val="none" w:sz="0" w:space="0" w:color="auto"/>
                                                                    <w:left w:val="none" w:sz="0" w:space="0" w:color="auto"/>
                                                                    <w:bottom w:val="none" w:sz="0" w:space="0" w:color="auto"/>
                                                                    <w:right w:val="none" w:sz="0" w:space="0" w:color="auto"/>
                                                                  </w:divBdr>
                                                                  <w:divsChild>
                                                                    <w:div w:id="591477906">
                                                                      <w:marLeft w:val="0"/>
                                                                      <w:marRight w:val="0"/>
                                                                      <w:marTop w:val="0"/>
                                                                      <w:marBottom w:val="0"/>
                                                                      <w:divBdr>
                                                                        <w:top w:val="none" w:sz="0" w:space="0" w:color="auto"/>
                                                                        <w:left w:val="none" w:sz="0" w:space="0" w:color="auto"/>
                                                                        <w:bottom w:val="none" w:sz="0" w:space="0" w:color="auto"/>
                                                                        <w:right w:val="none" w:sz="0" w:space="0" w:color="auto"/>
                                                                      </w:divBdr>
                                                                    </w:div>
                                                                    <w:div w:id="834882670">
                                                                      <w:marLeft w:val="0"/>
                                                                      <w:marRight w:val="0"/>
                                                                      <w:marTop w:val="0"/>
                                                                      <w:marBottom w:val="0"/>
                                                                      <w:divBdr>
                                                                        <w:top w:val="none" w:sz="0" w:space="0" w:color="auto"/>
                                                                        <w:left w:val="none" w:sz="0" w:space="0" w:color="auto"/>
                                                                        <w:bottom w:val="none" w:sz="0" w:space="0" w:color="auto"/>
                                                                        <w:right w:val="none" w:sz="0" w:space="0" w:color="auto"/>
                                                                      </w:divBdr>
                                                                    </w:div>
                                                                    <w:div w:id="561644336">
                                                                      <w:marLeft w:val="0"/>
                                                                      <w:marRight w:val="0"/>
                                                                      <w:marTop w:val="0"/>
                                                                      <w:marBottom w:val="0"/>
                                                                      <w:divBdr>
                                                                        <w:top w:val="none" w:sz="0" w:space="0" w:color="auto"/>
                                                                        <w:left w:val="none" w:sz="0" w:space="0" w:color="auto"/>
                                                                        <w:bottom w:val="none" w:sz="0" w:space="0" w:color="auto"/>
                                                                        <w:right w:val="none" w:sz="0" w:space="0" w:color="auto"/>
                                                                      </w:divBdr>
                                                                    </w:div>
                                                                    <w:div w:id="300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27227">
                                                          <w:marLeft w:val="0"/>
                                                          <w:marRight w:val="0"/>
                                                          <w:marTop w:val="0"/>
                                                          <w:marBottom w:val="0"/>
                                                          <w:divBdr>
                                                            <w:top w:val="none" w:sz="0" w:space="0" w:color="auto"/>
                                                            <w:left w:val="none" w:sz="0" w:space="0" w:color="auto"/>
                                                            <w:bottom w:val="none" w:sz="0" w:space="0" w:color="auto"/>
                                                            <w:right w:val="none" w:sz="0" w:space="0" w:color="auto"/>
                                                          </w:divBdr>
                                                          <w:divsChild>
                                                            <w:div w:id="612708472">
                                                              <w:marLeft w:val="0"/>
                                                              <w:marRight w:val="0"/>
                                                              <w:marTop w:val="0"/>
                                                              <w:marBottom w:val="0"/>
                                                              <w:divBdr>
                                                                <w:top w:val="none" w:sz="0" w:space="0" w:color="auto"/>
                                                                <w:left w:val="none" w:sz="0" w:space="0" w:color="auto"/>
                                                                <w:bottom w:val="none" w:sz="0" w:space="0" w:color="auto"/>
                                                                <w:right w:val="none" w:sz="0" w:space="0" w:color="auto"/>
                                                              </w:divBdr>
                                                              <w:divsChild>
                                                                <w:div w:id="1642810401">
                                                                  <w:marLeft w:val="0"/>
                                                                  <w:marRight w:val="0"/>
                                                                  <w:marTop w:val="0"/>
                                                                  <w:marBottom w:val="0"/>
                                                                  <w:divBdr>
                                                                    <w:top w:val="none" w:sz="0" w:space="0" w:color="auto"/>
                                                                    <w:left w:val="none" w:sz="0" w:space="0" w:color="auto"/>
                                                                    <w:bottom w:val="none" w:sz="0" w:space="0" w:color="auto"/>
                                                                    <w:right w:val="none" w:sz="0" w:space="0" w:color="auto"/>
                                                                  </w:divBdr>
                                                                  <w:divsChild>
                                                                    <w:div w:id="18137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2801">
                                                          <w:marLeft w:val="0"/>
                                                          <w:marRight w:val="0"/>
                                                          <w:marTop w:val="0"/>
                                                          <w:marBottom w:val="0"/>
                                                          <w:divBdr>
                                                            <w:top w:val="none" w:sz="0" w:space="0" w:color="auto"/>
                                                            <w:left w:val="none" w:sz="0" w:space="0" w:color="auto"/>
                                                            <w:bottom w:val="none" w:sz="0" w:space="0" w:color="auto"/>
                                                            <w:right w:val="none" w:sz="0" w:space="0" w:color="auto"/>
                                                          </w:divBdr>
                                                          <w:divsChild>
                                                            <w:div w:id="1799445651">
                                                              <w:marLeft w:val="0"/>
                                                              <w:marRight w:val="0"/>
                                                              <w:marTop w:val="0"/>
                                                              <w:marBottom w:val="0"/>
                                                              <w:divBdr>
                                                                <w:top w:val="none" w:sz="0" w:space="0" w:color="auto"/>
                                                                <w:left w:val="none" w:sz="0" w:space="0" w:color="auto"/>
                                                                <w:bottom w:val="none" w:sz="0" w:space="0" w:color="auto"/>
                                                                <w:right w:val="none" w:sz="0" w:space="0" w:color="auto"/>
                                                              </w:divBdr>
                                                              <w:divsChild>
                                                                <w:div w:id="1000430581">
                                                                  <w:marLeft w:val="0"/>
                                                                  <w:marRight w:val="0"/>
                                                                  <w:marTop w:val="0"/>
                                                                  <w:marBottom w:val="0"/>
                                                                  <w:divBdr>
                                                                    <w:top w:val="none" w:sz="0" w:space="0" w:color="auto"/>
                                                                    <w:left w:val="none" w:sz="0" w:space="0" w:color="auto"/>
                                                                    <w:bottom w:val="none" w:sz="0" w:space="0" w:color="auto"/>
                                                                    <w:right w:val="none" w:sz="0" w:space="0" w:color="auto"/>
                                                                  </w:divBdr>
                                                                  <w:divsChild>
                                                                    <w:div w:id="17365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076">
                                                          <w:marLeft w:val="0"/>
                                                          <w:marRight w:val="0"/>
                                                          <w:marTop w:val="0"/>
                                                          <w:marBottom w:val="0"/>
                                                          <w:divBdr>
                                                            <w:top w:val="none" w:sz="0" w:space="0" w:color="auto"/>
                                                            <w:left w:val="none" w:sz="0" w:space="0" w:color="auto"/>
                                                            <w:bottom w:val="none" w:sz="0" w:space="0" w:color="auto"/>
                                                            <w:right w:val="none" w:sz="0" w:space="0" w:color="auto"/>
                                                          </w:divBdr>
                                                          <w:divsChild>
                                                            <w:div w:id="1814830892">
                                                              <w:marLeft w:val="0"/>
                                                              <w:marRight w:val="0"/>
                                                              <w:marTop w:val="0"/>
                                                              <w:marBottom w:val="0"/>
                                                              <w:divBdr>
                                                                <w:top w:val="none" w:sz="0" w:space="0" w:color="auto"/>
                                                                <w:left w:val="none" w:sz="0" w:space="0" w:color="auto"/>
                                                                <w:bottom w:val="none" w:sz="0" w:space="0" w:color="auto"/>
                                                                <w:right w:val="none" w:sz="0" w:space="0" w:color="auto"/>
                                                              </w:divBdr>
                                                              <w:divsChild>
                                                                <w:div w:id="1307933729">
                                                                  <w:marLeft w:val="0"/>
                                                                  <w:marRight w:val="0"/>
                                                                  <w:marTop w:val="0"/>
                                                                  <w:marBottom w:val="0"/>
                                                                  <w:divBdr>
                                                                    <w:top w:val="none" w:sz="0" w:space="0" w:color="auto"/>
                                                                    <w:left w:val="none" w:sz="0" w:space="0" w:color="auto"/>
                                                                    <w:bottom w:val="none" w:sz="0" w:space="0" w:color="auto"/>
                                                                    <w:right w:val="none" w:sz="0" w:space="0" w:color="auto"/>
                                                                  </w:divBdr>
                                                                  <w:divsChild>
                                                                    <w:div w:id="263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10220">
                                                          <w:marLeft w:val="0"/>
                                                          <w:marRight w:val="0"/>
                                                          <w:marTop w:val="0"/>
                                                          <w:marBottom w:val="0"/>
                                                          <w:divBdr>
                                                            <w:top w:val="none" w:sz="0" w:space="0" w:color="auto"/>
                                                            <w:left w:val="none" w:sz="0" w:space="0" w:color="auto"/>
                                                            <w:bottom w:val="none" w:sz="0" w:space="0" w:color="auto"/>
                                                            <w:right w:val="none" w:sz="0" w:space="0" w:color="auto"/>
                                                          </w:divBdr>
                                                          <w:divsChild>
                                                            <w:div w:id="52316474">
                                                              <w:marLeft w:val="0"/>
                                                              <w:marRight w:val="0"/>
                                                              <w:marTop w:val="0"/>
                                                              <w:marBottom w:val="0"/>
                                                              <w:divBdr>
                                                                <w:top w:val="none" w:sz="0" w:space="0" w:color="auto"/>
                                                                <w:left w:val="none" w:sz="0" w:space="0" w:color="auto"/>
                                                                <w:bottom w:val="none" w:sz="0" w:space="0" w:color="auto"/>
                                                                <w:right w:val="none" w:sz="0" w:space="0" w:color="auto"/>
                                                              </w:divBdr>
                                                              <w:divsChild>
                                                                <w:div w:id="1396929708">
                                                                  <w:marLeft w:val="0"/>
                                                                  <w:marRight w:val="0"/>
                                                                  <w:marTop w:val="0"/>
                                                                  <w:marBottom w:val="0"/>
                                                                  <w:divBdr>
                                                                    <w:top w:val="none" w:sz="0" w:space="0" w:color="auto"/>
                                                                    <w:left w:val="none" w:sz="0" w:space="0" w:color="auto"/>
                                                                    <w:bottom w:val="none" w:sz="0" w:space="0" w:color="auto"/>
                                                                    <w:right w:val="none" w:sz="0" w:space="0" w:color="auto"/>
                                                                  </w:divBdr>
                                                                  <w:divsChild>
                                                                    <w:div w:id="2876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62331">
                                                          <w:marLeft w:val="0"/>
                                                          <w:marRight w:val="0"/>
                                                          <w:marTop w:val="0"/>
                                                          <w:marBottom w:val="0"/>
                                                          <w:divBdr>
                                                            <w:top w:val="none" w:sz="0" w:space="0" w:color="auto"/>
                                                            <w:left w:val="none" w:sz="0" w:space="0" w:color="auto"/>
                                                            <w:bottom w:val="none" w:sz="0" w:space="0" w:color="auto"/>
                                                            <w:right w:val="none" w:sz="0" w:space="0" w:color="auto"/>
                                                          </w:divBdr>
                                                          <w:divsChild>
                                                            <w:div w:id="386337269">
                                                              <w:marLeft w:val="0"/>
                                                              <w:marRight w:val="0"/>
                                                              <w:marTop w:val="0"/>
                                                              <w:marBottom w:val="0"/>
                                                              <w:divBdr>
                                                                <w:top w:val="none" w:sz="0" w:space="0" w:color="auto"/>
                                                                <w:left w:val="none" w:sz="0" w:space="0" w:color="auto"/>
                                                                <w:bottom w:val="none" w:sz="0" w:space="0" w:color="auto"/>
                                                                <w:right w:val="none" w:sz="0" w:space="0" w:color="auto"/>
                                                              </w:divBdr>
                                                              <w:divsChild>
                                                                <w:div w:id="1472939243">
                                                                  <w:marLeft w:val="0"/>
                                                                  <w:marRight w:val="0"/>
                                                                  <w:marTop w:val="0"/>
                                                                  <w:marBottom w:val="0"/>
                                                                  <w:divBdr>
                                                                    <w:top w:val="none" w:sz="0" w:space="0" w:color="auto"/>
                                                                    <w:left w:val="none" w:sz="0" w:space="0" w:color="auto"/>
                                                                    <w:bottom w:val="none" w:sz="0" w:space="0" w:color="auto"/>
                                                                    <w:right w:val="none" w:sz="0" w:space="0" w:color="auto"/>
                                                                  </w:divBdr>
                                                                  <w:divsChild>
                                                                    <w:div w:id="169523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25433">
                                                          <w:marLeft w:val="0"/>
                                                          <w:marRight w:val="0"/>
                                                          <w:marTop w:val="0"/>
                                                          <w:marBottom w:val="0"/>
                                                          <w:divBdr>
                                                            <w:top w:val="none" w:sz="0" w:space="0" w:color="auto"/>
                                                            <w:left w:val="none" w:sz="0" w:space="0" w:color="auto"/>
                                                            <w:bottom w:val="none" w:sz="0" w:space="0" w:color="auto"/>
                                                            <w:right w:val="none" w:sz="0" w:space="0" w:color="auto"/>
                                                          </w:divBdr>
                                                          <w:divsChild>
                                                            <w:div w:id="728112646">
                                                              <w:marLeft w:val="0"/>
                                                              <w:marRight w:val="0"/>
                                                              <w:marTop w:val="0"/>
                                                              <w:marBottom w:val="0"/>
                                                              <w:divBdr>
                                                                <w:top w:val="none" w:sz="0" w:space="0" w:color="auto"/>
                                                                <w:left w:val="none" w:sz="0" w:space="0" w:color="auto"/>
                                                                <w:bottom w:val="none" w:sz="0" w:space="0" w:color="auto"/>
                                                                <w:right w:val="none" w:sz="0" w:space="0" w:color="auto"/>
                                                              </w:divBdr>
                                                              <w:divsChild>
                                                                <w:div w:id="81265448">
                                                                  <w:marLeft w:val="0"/>
                                                                  <w:marRight w:val="0"/>
                                                                  <w:marTop w:val="0"/>
                                                                  <w:marBottom w:val="0"/>
                                                                  <w:divBdr>
                                                                    <w:top w:val="none" w:sz="0" w:space="0" w:color="auto"/>
                                                                    <w:left w:val="none" w:sz="0" w:space="0" w:color="auto"/>
                                                                    <w:bottom w:val="none" w:sz="0" w:space="0" w:color="auto"/>
                                                                    <w:right w:val="none" w:sz="0" w:space="0" w:color="auto"/>
                                                                  </w:divBdr>
                                                                  <w:divsChild>
                                                                    <w:div w:id="35291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669222">
                                                          <w:marLeft w:val="0"/>
                                                          <w:marRight w:val="0"/>
                                                          <w:marTop w:val="0"/>
                                                          <w:marBottom w:val="0"/>
                                                          <w:divBdr>
                                                            <w:top w:val="none" w:sz="0" w:space="0" w:color="auto"/>
                                                            <w:left w:val="none" w:sz="0" w:space="0" w:color="auto"/>
                                                            <w:bottom w:val="none" w:sz="0" w:space="0" w:color="auto"/>
                                                            <w:right w:val="none" w:sz="0" w:space="0" w:color="auto"/>
                                                          </w:divBdr>
                                                          <w:divsChild>
                                                            <w:div w:id="1981376194">
                                                              <w:marLeft w:val="0"/>
                                                              <w:marRight w:val="0"/>
                                                              <w:marTop w:val="0"/>
                                                              <w:marBottom w:val="0"/>
                                                              <w:divBdr>
                                                                <w:top w:val="none" w:sz="0" w:space="0" w:color="auto"/>
                                                                <w:left w:val="none" w:sz="0" w:space="0" w:color="auto"/>
                                                                <w:bottom w:val="none" w:sz="0" w:space="0" w:color="auto"/>
                                                                <w:right w:val="none" w:sz="0" w:space="0" w:color="auto"/>
                                                              </w:divBdr>
                                                              <w:divsChild>
                                                                <w:div w:id="805851241">
                                                                  <w:marLeft w:val="0"/>
                                                                  <w:marRight w:val="0"/>
                                                                  <w:marTop w:val="0"/>
                                                                  <w:marBottom w:val="0"/>
                                                                  <w:divBdr>
                                                                    <w:top w:val="none" w:sz="0" w:space="0" w:color="auto"/>
                                                                    <w:left w:val="none" w:sz="0" w:space="0" w:color="auto"/>
                                                                    <w:bottom w:val="none" w:sz="0" w:space="0" w:color="auto"/>
                                                                    <w:right w:val="none" w:sz="0" w:space="0" w:color="auto"/>
                                                                  </w:divBdr>
                                                                  <w:divsChild>
                                                                    <w:div w:id="13341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03150">
                                                          <w:marLeft w:val="0"/>
                                                          <w:marRight w:val="0"/>
                                                          <w:marTop w:val="0"/>
                                                          <w:marBottom w:val="0"/>
                                                          <w:divBdr>
                                                            <w:top w:val="none" w:sz="0" w:space="0" w:color="auto"/>
                                                            <w:left w:val="none" w:sz="0" w:space="0" w:color="auto"/>
                                                            <w:bottom w:val="none" w:sz="0" w:space="0" w:color="auto"/>
                                                            <w:right w:val="none" w:sz="0" w:space="0" w:color="auto"/>
                                                          </w:divBdr>
                                                          <w:divsChild>
                                                            <w:div w:id="1911039794">
                                                              <w:marLeft w:val="0"/>
                                                              <w:marRight w:val="0"/>
                                                              <w:marTop w:val="0"/>
                                                              <w:marBottom w:val="0"/>
                                                              <w:divBdr>
                                                                <w:top w:val="none" w:sz="0" w:space="0" w:color="auto"/>
                                                                <w:left w:val="none" w:sz="0" w:space="0" w:color="auto"/>
                                                                <w:bottom w:val="none" w:sz="0" w:space="0" w:color="auto"/>
                                                                <w:right w:val="none" w:sz="0" w:space="0" w:color="auto"/>
                                                              </w:divBdr>
                                                              <w:divsChild>
                                                                <w:div w:id="80418467">
                                                                  <w:marLeft w:val="0"/>
                                                                  <w:marRight w:val="0"/>
                                                                  <w:marTop w:val="0"/>
                                                                  <w:marBottom w:val="0"/>
                                                                  <w:divBdr>
                                                                    <w:top w:val="none" w:sz="0" w:space="0" w:color="auto"/>
                                                                    <w:left w:val="none" w:sz="0" w:space="0" w:color="auto"/>
                                                                    <w:bottom w:val="none" w:sz="0" w:space="0" w:color="auto"/>
                                                                    <w:right w:val="none" w:sz="0" w:space="0" w:color="auto"/>
                                                                  </w:divBdr>
                                                                  <w:divsChild>
                                                                    <w:div w:id="1430193983">
                                                                      <w:marLeft w:val="0"/>
                                                                      <w:marRight w:val="0"/>
                                                                      <w:marTop w:val="0"/>
                                                                      <w:marBottom w:val="0"/>
                                                                      <w:divBdr>
                                                                        <w:top w:val="none" w:sz="0" w:space="0" w:color="auto"/>
                                                                        <w:left w:val="none" w:sz="0" w:space="0" w:color="auto"/>
                                                                        <w:bottom w:val="none" w:sz="0" w:space="0" w:color="auto"/>
                                                                        <w:right w:val="none" w:sz="0" w:space="0" w:color="auto"/>
                                                                      </w:divBdr>
                                                                    </w:div>
                                                                  </w:divsChild>
                                                                </w:div>
                                                                <w:div w:id="225999366">
                                                                  <w:marLeft w:val="0"/>
                                                                  <w:marRight w:val="0"/>
                                                                  <w:marTop w:val="0"/>
                                                                  <w:marBottom w:val="0"/>
                                                                  <w:divBdr>
                                                                    <w:top w:val="none" w:sz="0" w:space="0" w:color="auto"/>
                                                                    <w:left w:val="none" w:sz="0" w:space="0" w:color="auto"/>
                                                                    <w:bottom w:val="none" w:sz="0" w:space="0" w:color="auto"/>
                                                                    <w:right w:val="none" w:sz="0" w:space="0" w:color="auto"/>
                                                                  </w:divBdr>
                                                                  <w:divsChild>
                                                                    <w:div w:id="2061514753">
                                                                      <w:marLeft w:val="0"/>
                                                                      <w:marRight w:val="0"/>
                                                                      <w:marTop w:val="0"/>
                                                                      <w:marBottom w:val="0"/>
                                                                      <w:divBdr>
                                                                        <w:top w:val="none" w:sz="0" w:space="0" w:color="auto"/>
                                                                        <w:left w:val="none" w:sz="0" w:space="0" w:color="auto"/>
                                                                        <w:bottom w:val="none" w:sz="0" w:space="0" w:color="auto"/>
                                                                        <w:right w:val="none" w:sz="0" w:space="0" w:color="auto"/>
                                                                      </w:divBdr>
                                                                      <w:divsChild>
                                                                        <w:div w:id="918095859">
                                                                          <w:marLeft w:val="0"/>
                                                                          <w:marRight w:val="0"/>
                                                                          <w:marTop w:val="0"/>
                                                                          <w:marBottom w:val="0"/>
                                                                          <w:divBdr>
                                                                            <w:top w:val="none" w:sz="0" w:space="0" w:color="auto"/>
                                                                            <w:left w:val="none" w:sz="0" w:space="0" w:color="auto"/>
                                                                            <w:bottom w:val="none" w:sz="0" w:space="0" w:color="auto"/>
                                                                            <w:right w:val="none" w:sz="0" w:space="0" w:color="auto"/>
                                                                          </w:divBdr>
                                                                          <w:divsChild>
                                                                            <w:div w:id="2014648013">
                                                                              <w:marLeft w:val="0"/>
                                                                              <w:marRight w:val="0"/>
                                                                              <w:marTop w:val="0"/>
                                                                              <w:marBottom w:val="0"/>
                                                                              <w:divBdr>
                                                                                <w:top w:val="none" w:sz="0" w:space="0" w:color="auto"/>
                                                                                <w:left w:val="none" w:sz="0" w:space="0" w:color="auto"/>
                                                                                <w:bottom w:val="none" w:sz="0" w:space="0" w:color="auto"/>
                                                                                <w:right w:val="none" w:sz="0" w:space="0" w:color="auto"/>
                                                                              </w:divBdr>
                                                                              <w:divsChild>
                                                                                <w:div w:id="11430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832629">
                                                          <w:marLeft w:val="0"/>
                                                          <w:marRight w:val="0"/>
                                                          <w:marTop w:val="0"/>
                                                          <w:marBottom w:val="0"/>
                                                          <w:divBdr>
                                                            <w:top w:val="none" w:sz="0" w:space="0" w:color="auto"/>
                                                            <w:left w:val="none" w:sz="0" w:space="0" w:color="auto"/>
                                                            <w:bottom w:val="none" w:sz="0" w:space="0" w:color="auto"/>
                                                            <w:right w:val="none" w:sz="0" w:space="0" w:color="auto"/>
                                                          </w:divBdr>
                                                          <w:divsChild>
                                                            <w:div w:id="429668590">
                                                              <w:marLeft w:val="0"/>
                                                              <w:marRight w:val="0"/>
                                                              <w:marTop w:val="0"/>
                                                              <w:marBottom w:val="0"/>
                                                              <w:divBdr>
                                                                <w:top w:val="none" w:sz="0" w:space="0" w:color="auto"/>
                                                                <w:left w:val="none" w:sz="0" w:space="0" w:color="auto"/>
                                                                <w:bottom w:val="none" w:sz="0" w:space="0" w:color="auto"/>
                                                                <w:right w:val="none" w:sz="0" w:space="0" w:color="auto"/>
                                                              </w:divBdr>
                                                              <w:divsChild>
                                                                <w:div w:id="1402291581">
                                                                  <w:marLeft w:val="0"/>
                                                                  <w:marRight w:val="0"/>
                                                                  <w:marTop w:val="0"/>
                                                                  <w:marBottom w:val="0"/>
                                                                  <w:divBdr>
                                                                    <w:top w:val="none" w:sz="0" w:space="0" w:color="auto"/>
                                                                    <w:left w:val="none" w:sz="0" w:space="0" w:color="auto"/>
                                                                    <w:bottom w:val="none" w:sz="0" w:space="0" w:color="auto"/>
                                                                    <w:right w:val="none" w:sz="0" w:space="0" w:color="auto"/>
                                                                  </w:divBdr>
                                                                  <w:divsChild>
                                                                    <w:div w:id="1956059964">
                                                                      <w:marLeft w:val="0"/>
                                                                      <w:marRight w:val="0"/>
                                                                      <w:marTop w:val="0"/>
                                                                      <w:marBottom w:val="0"/>
                                                                      <w:divBdr>
                                                                        <w:top w:val="none" w:sz="0" w:space="0" w:color="auto"/>
                                                                        <w:left w:val="none" w:sz="0" w:space="0" w:color="auto"/>
                                                                        <w:bottom w:val="none" w:sz="0" w:space="0" w:color="auto"/>
                                                                        <w:right w:val="none" w:sz="0" w:space="0" w:color="auto"/>
                                                                      </w:divBdr>
                                                                    </w:div>
                                                                  </w:divsChild>
                                                                </w:div>
                                                                <w:div w:id="167334455">
                                                                  <w:marLeft w:val="0"/>
                                                                  <w:marRight w:val="0"/>
                                                                  <w:marTop w:val="0"/>
                                                                  <w:marBottom w:val="0"/>
                                                                  <w:divBdr>
                                                                    <w:top w:val="none" w:sz="0" w:space="0" w:color="auto"/>
                                                                    <w:left w:val="none" w:sz="0" w:space="0" w:color="auto"/>
                                                                    <w:bottom w:val="none" w:sz="0" w:space="0" w:color="auto"/>
                                                                    <w:right w:val="none" w:sz="0" w:space="0" w:color="auto"/>
                                                                  </w:divBdr>
                                                                  <w:divsChild>
                                                                    <w:div w:id="275842355">
                                                                      <w:marLeft w:val="0"/>
                                                                      <w:marRight w:val="0"/>
                                                                      <w:marTop w:val="0"/>
                                                                      <w:marBottom w:val="0"/>
                                                                      <w:divBdr>
                                                                        <w:top w:val="none" w:sz="0" w:space="0" w:color="auto"/>
                                                                        <w:left w:val="none" w:sz="0" w:space="0" w:color="auto"/>
                                                                        <w:bottom w:val="none" w:sz="0" w:space="0" w:color="auto"/>
                                                                        <w:right w:val="none" w:sz="0" w:space="0" w:color="auto"/>
                                                                      </w:divBdr>
                                                                      <w:divsChild>
                                                                        <w:div w:id="789977447">
                                                                          <w:marLeft w:val="0"/>
                                                                          <w:marRight w:val="0"/>
                                                                          <w:marTop w:val="0"/>
                                                                          <w:marBottom w:val="0"/>
                                                                          <w:divBdr>
                                                                            <w:top w:val="none" w:sz="0" w:space="0" w:color="auto"/>
                                                                            <w:left w:val="none" w:sz="0" w:space="0" w:color="auto"/>
                                                                            <w:bottom w:val="none" w:sz="0" w:space="0" w:color="auto"/>
                                                                            <w:right w:val="none" w:sz="0" w:space="0" w:color="auto"/>
                                                                          </w:divBdr>
                                                                          <w:divsChild>
                                                                            <w:div w:id="91048729">
                                                                              <w:marLeft w:val="0"/>
                                                                              <w:marRight w:val="0"/>
                                                                              <w:marTop w:val="0"/>
                                                                              <w:marBottom w:val="0"/>
                                                                              <w:divBdr>
                                                                                <w:top w:val="none" w:sz="0" w:space="0" w:color="auto"/>
                                                                                <w:left w:val="none" w:sz="0" w:space="0" w:color="auto"/>
                                                                                <w:bottom w:val="none" w:sz="0" w:space="0" w:color="auto"/>
                                                                                <w:right w:val="none" w:sz="0" w:space="0" w:color="auto"/>
                                                                              </w:divBdr>
                                                                              <w:divsChild>
                                                                                <w:div w:id="7579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170808">
                                                          <w:marLeft w:val="0"/>
                                                          <w:marRight w:val="0"/>
                                                          <w:marTop w:val="0"/>
                                                          <w:marBottom w:val="0"/>
                                                          <w:divBdr>
                                                            <w:top w:val="none" w:sz="0" w:space="0" w:color="auto"/>
                                                            <w:left w:val="none" w:sz="0" w:space="0" w:color="auto"/>
                                                            <w:bottom w:val="none" w:sz="0" w:space="0" w:color="auto"/>
                                                            <w:right w:val="none" w:sz="0" w:space="0" w:color="auto"/>
                                                          </w:divBdr>
                                                          <w:divsChild>
                                                            <w:div w:id="1725593474">
                                                              <w:marLeft w:val="0"/>
                                                              <w:marRight w:val="0"/>
                                                              <w:marTop w:val="0"/>
                                                              <w:marBottom w:val="0"/>
                                                              <w:divBdr>
                                                                <w:top w:val="none" w:sz="0" w:space="0" w:color="auto"/>
                                                                <w:left w:val="none" w:sz="0" w:space="0" w:color="auto"/>
                                                                <w:bottom w:val="none" w:sz="0" w:space="0" w:color="auto"/>
                                                                <w:right w:val="none" w:sz="0" w:space="0" w:color="auto"/>
                                                              </w:divBdr>
                                                              <w:divsChild>
                                                                <w:div w:id="11272902">
                                                                  <w:marLeft w:val="0"/>
                                                                  <w:marRight w:val="0"/>
                                                                  <w:marTop w:val="0"/>
                                                                  <w:marBottom w:val="0"/>
                                                                  <w:divBdr>
                                                                    <w:top w:val="none" w:sz="0" w:space="0" w:color="auto"/>
                                                                    <w:left w:val="none" w:sz="0" w:space="0" w:color="auto"/>
                                                                    <w:bottom w:val="none" w:sz="0" w:space="0" w:color="auto"/>
                                                                    <w:right w:val="none" w:sz="0" w:space="0" w:color="auto"/>
                                                                  </w:divBdr>
                                                                  <w:divsChild>
                                                                    <w:div w:id="16076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96416">
                                                          <w:marLeft w:val="0"/>
                                                          <w:marRight w:val="0"/>
                                                          <w:marTop w:val="0"/>
                                                          <w:marBottom w:val="0"/>
                                                          <w:divBdr>
                                                            <w:top w:val="none" w:sz="0" w:space="0" w:color="auto"/>
                                                            <w:left w:val="none" w:sz="0" w:space="0" w:color="auto"/>
                                                            <w:bottom w:val="none" w:sz="0" w:space="0" w:color="auto"/>
                                                            <w:right w:val="none" w:sz="0" w:space="0" w:color="auto"/>
                                                          </w:divBdr>
                                                          <w:divsChild>
                                                            <w:div w:id="1354066035">
                                                              <w:marLeft w:val="0"/>
                                                              <w:marRight w:val="0"/>
                                                              <w:marTop w:val="0"/>
                                                              <w:marBottom w:val="0"/>
                                                              <w:divBdr>
                                                                <w:top w:val="none" w:sz="0" w:space="0" w:color="auto"/>
                                                                <w:left w:val="none" w:sz="0" w:space="0" w:color="auto"/>
                                                                <w:bottom w:val="none" w:sz="0" w:space="0" w:color="auto"/>
                                                                <w:right w:val="none" w:sz="0" w:space="0" w:color="auto"/>
                                                              </w:divBdr>
                                                              <w:divsChild>
                                                                <w:div w:id="1964726330">
                                                                  <w:marLeft w:val="0"/>
                                                                  <w:marRight w:val="0"/>
                                                                  <w:marTop w:val="0"/>
                                                                  <w:marBottom w:val="0"/>
                                                                  <w:divBdr>
                                                                    <w:top w:val="none" w:sz="0" w:space="0" w:color="auto"/>
                                                                    <w:left w:val="none" w:sz="0" w:space="0" w:color="auto"/>
                                                                    <w:bottom w:val="none" w:sz="0" w:space="0" w:color="auto"/>
                                                                    <w:right w:val="none" w:sz="0" w:space="0" w:color="auto"/>
                                                                  </w:divBdr>
                                                                  <w:divsChild>
                                                                    <w:div w:id="12266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624799">
                                                          <w:marLeft w:val="0"/>
                                                          <w:marRight w:val="0"/>
                                                          <w:marTop w:val="0"/>
                                                          <w:marBottom w:val="0"/>
                                                          <w:divBdr>
                                                            <w:top w:val="none" w:sz="0" w:space="0" w:color="auto"/>
                                                            <w:left w:val="none" w:sz="0" w:space="0" w:color="auto"/>
                                                            <w:bottom w:val="none" w:sz="0" w:space="0" w:color="auto"/>
                                                            <w:right w:val="none" w:sz="0" w:space="0" w:color="auto"/>
                                                          </w:divBdr>
                                                          <w:divsChild>
                                                            <w:div w:id="2008316570">
                                                              <w:marLeft w:val="0"/>
                                                              <w:marRight w:val="0"/>
                                                              <w:marTop w:val="0"/>
                                                              <w:marBottom w:val="0"/>
                                                              <w:divBdr>
                                                                <w:top w:val="none" w:sz="0" w:space="0" w:color="auto"/>
                                                                <w:left w:val="none" w:sz="0" w:space="0" w:color="auto"/>
                                                                <w:bottom w:val="none" w:sz="0" w:space="0" w:color="auto"/>
                                                                <w:right w:val="none" w:sz="0" w:space="0" w:color="auto"/>
                                                              </w:divBdr>
                                                              <w:divsChild>
                                                                <w:div w:id="1392264260">
                                                                  <w:marLeft w:val="0"/>
                                                                  <w:marRight w:val="0"/>
                                                                  <w:marTop w:val="0"/>
                                                                  <w:marBottom w:val="0"/>
                                                                  <w:divBdr>
                                                                    <w:top w:val="none" w:sz="0" w:space="0" w:color="auto"/>
                                                                    <w:left w:val="none" w:sz="0" w:space="0" w:color="auto"/>
                                                                    <w:bottom w:val="none" w:sz="0" w:space="0" w:color="auto"/>
                                                                    <w:right w:val="none" w:sz="0" w:space="0" w:color="auto"/>
                                                                  </w:divBdr>
                                                                  <w:divsChild>
                                                                    <w:div w:id="99969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0064449">
      <w:bodyDiv w:val="1"/>
      <w:marLeft w:val="0"/>
      <w:marRight w:val="0"/>
      <w:marTop w:val="0"/>
      <w:marBottom w:val="0"/>
      <w:divBdr>
        <w:top w:val="none" w:sz="0" w:space="0" w:color="auto"/>
        <w:left w:val="none" w:sz="0" w:space="0" w:color="auto"/>
        <w:bottom w:val="none" w:sz="0" w:space="0" w:color="auto"/>
        <w:right w:val="none" w:sz="0" w:space="0" w:color="auto"/>
      </w:divBdr>
      <w:divsChild>
        <w:div w:id="372534785">
          <w:marLeft w:val="0"/>
          <w:marRight w:val="0"/>
          <w:marTop w:val="0"/>
          <w:marBottom w:val="0"/>
          <w:divBdr>
            <w:top w:val="none" w:sz="0" w:space="0" w:color="auto"/>
            <w:left w:val="none" w:sz="0" w:space="0" w:color="auto"/>
            <w:bottom w:val="none" w:sz="0" w:space="0" w:color="auto"/>
            <w:right w:val="none" w:sz="0" w:space="0" w:color="auto"/>
          </w:divBdr>
          <w:divsChild>
            <w:div w:id="1464032713">
              <w:marLeft w:val="0"/>
              <w:marRight w:val="0"/>
              <w:marTop w:val="0"/>
              <w:marBottom w:val="0"/>
              <w:divBdr>
                <w:top w:val="none" w:sz="0" w:space="0" w:color="auto"/>
                <w:left w:val="none" w:sz="0" w:space="0" w:color="auto"/>
                <w:bottom w:val="none" w:sz="0" w:space="0" w:color="auto"/>
                <w:right w:val="none" w:sz="0" w:space="0" w:color="auto"/>
              </w:divBdr>
              <w:divsChild>
                <w:div w:id="748231430">
                  <w:marLeft w:val="0"/>
                  <w:marRight w:val="0"/>
                  <w:marTop w:val="0"/>
                  <w:marBottom w:val="0"/>
                  <w:divBdr>
                    <w:top w:val="none" w:sz="0" w:space="0" w:color="auto"/>
                    <w:left w:val="none" w:sz="0" w:space="0" w:color="auto"/>
                    <w:bottom w:val="none" w:sz="0" w:space="0" w:color="auto"/>
                    <w:right w:val="none" w:sz="0" w:space="0" w:color="auto"/>
                  </w:divBdr>
                  <w:divsChild>
                    <w:div w:id="1321688342">
                      <w:marLeft w:val="0"/>
                      <w:marRight w:val="0"/>
                      <w:marTop w:val="0"/>
                      <w:marBottom w:val="0"/>
                      <w:divBdr>
                        <w:top w:val="none" w:sz="0" w:space="0" w:color="auto"/>
                        <w:left w:val="none" w:sz="0" w:space="0" w:color="auto"/>
                        <w:bottom w:val="none" w:sz="0" w:space="0" w:color="auto"/>
                        <w:right w:val="none" w:sz="0" w:space="0" w:color="auto"/>
                      </w:divBdr>
                      <w:divsChild>
                        <w:div w:id="1196188721">
                          <w:marLeft w:val="0"/>
                          <w:marRight w:val="0"/>
                          <w:marTop w:val="0"/>
                          <w:marBottom w:val="0"/>
                          <w:divBdr>
                            <w:top w:val="none" w:sz="0" w:space="0" w:color="auto"/>
                            <w:left w:val="none" w:sz="0" w:space="0" w:color="auto"/>
                            <w:bottom w:val="none" w:sz="0" w:space="0" w:color="auto"/>
                            <w:right w:val="none" w:sz="0" w:space="0" w:color="auto"/>
                          </w:divBdr>
                          <w:divsChild>
                            <w:div w:id="350960129">
                              <w:marLeft w:val="0"/>
                              <w:marRight w:val="0"/>
                              <w:marTop w:val="0"/>
                              <w:marBottom w:val="0"/>
                              <w:divBdr>
                                <w:top w:val="none" w:sz="0" w:space="0" w:color="auto"/>
                                <w:left w:val="none" w:sz="0" w:space="0" w:color="auto"/>
                                <w:bottom w:val="none" w:sz="0" w:space="0" w:color="auto"/>
                                <w:right w:val="none" w:sz="0" w:space="0" w:color="auto"/>
                              </w:divBdr>
                              <w:divsChild>
                                <w:div w:id="701323701">
                                  <w:marLeft w:val="0"/>
                                  <w:marRight w:val="0"/>
                                  <w:marTop w:val="0"/>
                                  <w:marBottom w:val="0"/>
                                  <w:divBdr>
                                    <w:top w:val="none" w:sz="0" w:space="0" w:color="auto"/>
                                    <w:left w:val="none" w:sz="0" w:space="0" w:color="auto"/>
                                    <w:bottom w:val="none" w:sz="0" w:space="0" w:color="auto"/>
                                    <w:right w:val="none" w:sz="0" w:space="0" w:color="auto"/>
                                  </w:divBdr>
                                  <w:divsChild>
                                    <w:div w:id="1568611991">
                                      <w:marLeft w:val="0"/>
                                      <w:marRight w:val="0"/>
                                      <w:marTop w:val="0"/>
                                      <w:marBottom w:val="0"/>
                                      <w:divBdr>
                                        <w:top w:val="none" w:sz="0" w:space="0" w:color="auto"/>
                                        <w:left w:val="none" w:sz="0" w:space="0" w:color="auto"/>
                                        <w:bottom w:val="none" w:sz="0" w:space="0" w:color="auto"/>
                                        <w:right w:val="none" w:sz="0" w:space="0" w:color="auto"/>
                                      </w:divBdr>
                                      <w:divsChild>
                                        <w:div w:id="309528796">
                                          <w:marLeft w:val="0"/>
                                          <w:marRight w:val="0"/>
                                          <w:marTop w:val="0"/>
                                          <w:marBottom w:val="0"/>
                                          <w:divBdr>
                                            <w:top w:val="none" w:sz="0" w:space="0" w:color="auto"/>
                                            <w:left w:val="none" w:sz="0" w:space="0" w:color="auto"/>
                                            <w:bottom w:val="none" w:sz="0" w:space="0" w:color="auto"/>
                                            <w:right w:val="none" w:sz="0" w:space="0" w:color="auto"/>
                                          </w:divBdr>
                                          <w:divsChild>
                                            <w:div w:id="1559435640">
                                              <w:marLeft w:val="0"/>
                                              <w:marRight w:val="0"/>
                                              <w:marTop w:val="0"/>
                                              <w:marBottom w:val="0"/>
                                              <w:divBdr>
                                                <w:top w:val="none" w:sz="0" w:space="0" w:color="auto"/>
                                                <w:left w:val="none" w:sz="0" w:space="0" w:color="auto"/>
                                                <w:bottom w:val="none" w:sz="0" w:space="0" w:color="auto"/>
                                                <w:right w:val="none" w:sz="0" w:space="0" w:color="auto"/>
                                              </w:divBdr>
                                              <w:divsChild>
                                                <w:div w:id="1234118511">
                                                  <w:marLeft w:val="0"/>
                                                  <w:marRight w:val="0"/>
                                                  <w:marTop w:val="0"/>
                                                  <w:marBottom w:val="0"/>
                                                  <w:divBdr>
                                                    <w:top w:val="none" w:sz="0" w:space="0" w:color="auto"/>
                                                    <w:left w:val="none" w:sz="0" w:space="0" w:color="auto"/>
                                                    <w:bottom w:val="none" w:sz="0" w:space="0" w:color="auto"/>
                                                    <w:right w:val="none" w:sz="0" w:space="0" w:color="auto"/>
                                                  </w:divBdr>
                                                  <w:divsChild>
                                                    <w:div w:id="1226064612">
                                                      <w:marLeft w:val="0"/>
                                                      <w:marRight w:val="0"/>
                                                      <w:marTop w:val="0"/>
                                                      <w:marBottom w:val="0"/>
                                                      <w:divBdr>
                                                        <w:top w:val="none" w:sz="0" w:space="0" w:color="auto"/>
                                                        <w:left w:val="none" w:sz="0" w:space="0" w:color="auto"/>
                                                        <w:bottom w:val="none" w:sz="0" w:space="0" w:color="auto"/>
                                                        <w:right w:val="none" w:sz="0" w:space="0" w:color="auto"/>
                                                      </w:divBdr>
                                                      <w:divsChild>
                                                        <w:div w:id="332923399">
                                                          <w:marLeft w:val="0"/>
                                                          <w:marRight w:val="0"/>
                                                          <w:marTop w:val="0"/>
                                                          <w:marBottom w:val="0"/>
                                                          <w:divBdr>
                                                            <w:top w:val="none" w:sz="0" w:space="0" w:color="auto"/>
                                                            <w:left w:val="none" w:sz="0" w:space="0" w:color="auto"/>
                                                            <w:bottom w:val="none" w:sz="0" w:space="0" w:color="auto"/>
                                                            <w:right w:val="none" w:sz="0" w:space="0" w:color="auto"/>
                                                          </w:divBdr>
                                                          <w:divsChild>
                                                            <w:div w:id="79759167">
                                                              <w:marLeft w:val="0"/>
                                                              <w:marRight w:val="0"/>
                                                              <w:marTop w:val="0"/>
                                                              <w:marBottom w:val="0"/>
                                                              <w:divBdr>
                                                                <w:top w:val="none" w:sz="0" w:space="0" w:color="auto"/>
                                                                <w:left w:val="none" w:sz="0" w:space="0" w:color="auto"/>
                                                                <w:bottom w:val="none" w:sz="0" w:space="0" w:color="auto"/>
                                                                <w:right w:val="none" w:sz="0" w:space="0" w:color="auto"/>
                                                              </w:divBdr>
                                                              <w:divsChild>
                                                                <w:div w:id="1185093630">
                                                                  <w:marLeft w:val="0"/>
                                                                  <w:marRight w:val="0"/>
                                                                  <w:marTop w:val="0"/>
                                                                  <w:marBottom w:val="0"/>
                                                                  <w:divBdr>
                                                                    <w:top w:val="none" w:sz="0" w:space="0" w:color="auto"/>
                                                                    <w:left w:val="none" w:sz="0" w:space="0" w:color="auto"/>
                                                                    <w:bottom w:val="none" w:sz="0" w:space="0" w:color="auto"/>
                                                                    <w:right w:val="none" w:sz="0" w:space="0" w:color="auto"/>
                                                                  </w:divBdr>
                                                                  <w:divsChild>
                                                                    <w:div w:id="1310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8155">
                                                          <w:marLeft w:val="0"/>
                                                          <w:marRight w:val="0"/>
                                                          <w:marTop w:val="0"/>
                                                          <w:marBottom w:val="0"/>
                                                          <w:divBdr>
                                                            <w:top w:val="none" w:sz="0" w:space="0" w:color="auto"/>
                                                            <w:left w:val="none" w:sz="0" w:space="0" w:color="auto"/>
                                                            <w:bottom w:val="none" w:sz="0" w:space="0" w:color="auto"/>
                                                            <w:right w:val="none" w:sz="0" w:space="0" w:color="auto"/>
                                                          </w:divBdr>
                                                          <w:divsChild>
                                                            <w:div w:id="532108685">
                                                              <w:marLeft w:val="0"/>
                                                              <w:marRight w:val="0"/>
                                                              <w:marTop w:val="0"/>
                                                              <w:marBottom w:val="0"/>
                                                              <w:divBdr>
                                                                <w:top w:val="none" w:sz="0" w:space="0" w:color="auto"/>
                                                                <w:left w:val="none" w:sz="0" w:space="0" w:color="auto"/>
                                                                <w:bottom w:val="none" w:sz="0" w:space="0" w:color="auto"/>
                                                                <w:right w:val="none" w:sz="0" w:space="0" w:color="auto"/>
                                                              </w:divBdr>
                                                              <w:divsChild>
                                                                <w:div w:id="238636622">
                                                                  <w:marLeft w:val="0"/>
                                                                  <w:marRight w:val="0"/>
                                                                  <w:marTop w:val="0"/>
                                                                  <w:marBottom w:val="0"/>
                                                                  <w:divBdr>
                                                                    <w:top w:val="none" w:sz="0" w:space="0" w:color="auto"/>
                                                                    <w:left w:val="none" w:sz="0" w:space="0" w:color="auto"/>
                                                                    <w:bottom w:val="none" w:sz="0" w:space="0" w:color="auto"/>
                                                                    <w:right w:val="none" w:sz="0" w:space="0" w:color="auto"/>
                                                                  </w:divBdr>
                                                                  <w:divsChild>
                                                                    <w:div w:id="602763000">
                                                                      <w:marLeft w:val="0"/>
                                                                      <w:marRight w:val="0"/>
                                                                      <w:marTop w:val="0"/>
                                                                      <w:marBottom w:val="0"/>
                                                                      <w:divBdr>
                                                                        <w:top w:val="none" w:sz="0" w:space="0" w:color="auto"/>
                                                                        <w:left w:val="none" w:sz="0" w:space="0" w:color="auto"/>
                                                                        <w:bottom w:val="none" w:sz="0" w:space="0" w:color="auto"/>
                                                                        <w:right w:val="none" w:sz="0" w:space="0" w:color="auto"/>
                                                                      </w:divBdr>
                                                                    </w:div>
                                                                    <w:div w:id="931939019">
                                                                      <w:marLeft w:val="0"/>
                                                                      <w:marRight w:val="0"/>
                                                                      <w:marTop w:val="0"/>
                                                                      <w:marBottom w:val="0"/>
                                                                      <w:divBdr>
                                                                        <w:top w:val="none" w:sz="0" w:space="0" w:color="auto"/>
                                                                        <w:left w:val="none" w:sz="0" w:space="0" w:color="auto"/>
                                                                        <w:bottom w:val="none" w:sz="0" w:space="0" w:color="auto"/>
                                                                        <w:right w:val="none" w:sz="0" w:space="0" w:color="auto"/>
                                                                      </w:divBdr>
                                                                    </w:div>
                                                                    <w:div w:id="100804050">
                                                                      <w:marLeft w:val="0"/>
                                                                      <w:marRight w:val="0"/>
                                                                      <w:marTop w:val="0"/>
                                                                      <w:marBottom w:val="0"/>
                                                                      <w:divBdr>
                                                                        <w:top w:val="none" w:sz="0" w:space="0" w:color="auto"/>
                                                                        <w:left w:val="none" w:sz="0" w:space="0" w:color="auto"/>
                                                                        <w:bottom w:val="none" w:sz="0" w:space="0" w:color="auto"/>
                                                                        <w:right w:val="none" w:sz="0" w:space="0" w:color="auto"/>
                                                                      </w:divBdr>
                                                                    </w:div>
                                                                    <w:div w:id="974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97233">
                                                          <w:marLeft w:val="0"/>
                                                          <w:marRight w:val="0"/>
                                                          <w:marTop w:val="0"/>
                                                          <w:marBottom w:val="0"/>
                                                          <w:divBdr>
                                                            <w:top w:val="none" w:sz="0" w:space="0" w:color="auto"/>
                                                            <w:left w:val="none" w:sz="0" w:space="0" w:color="auto"/>
                                                            <w:bottom w:val="none" w:sz="0" w:space="0" w:color="auto"/>
                                                            <w:right w:val="none" w:sz="0" w:space="0" w:color="auto"/>
                                                          </w:divBdr>
                                                          <w:divsChild>
                                                            <w:div w:id="326713518">
                                                              <w:marLeft w:val="0"/>
                                                              <w:marRight w:val="0"/>
                                                              <w:marTop w:val="0"/>
                                                              <w:marBottom w:val="0"/>
                                                              <w:divBdr>
                                                                <w:top w:val="none" w:sz="0" w:space="0" w:color="auto"/>
                                                                <w:left w:val="none" w:sz="0" w:space="0" w:color="auto"/>
                                                                <w:bottom w:val="none" w:sz="0" w:space="0" w:color="auto"/>
                                                                <w:right w:val="none" w:sz="0" w:space="0" w:color="auto"/>
                                                              </w:divBdr>
                                                              <w:divsChild>
                                                                <w:div w:id="1021783988">
                                                                  <w:marLeft w:val="0"/>
                                                                  <w:marRight w:val="0"/>
                                                                  <w:marTop w:val="0"/>
                                                                  <w:marBottom w:val="0"/>
                                                                  <w:divBdr>
                                                                    <w:top w:val="none" w:sz="0" w:space="0" w:color="auto"/>
                                                                    <w:left w:val="none" w:sz="0" w:space="0" w:color="auto"/>
                                                                    <w:bottom w:val="none" w:sz="0" w:space="0" w:color="auto"/>
                                                                    <w:right w:val="none" w:sz="0" w:space="0" w:color="auto"/>
                                                                  </w:divBdr>
                                                                  <w:divsChild>
                                                                    <w:div w:id="18902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4980">
                                                          <w:marLeft w:val="0"/>
                                                          <w:marRight w:val="0"/>
                                                          <w:marTop w:val="0"/>
                                                          <w:marBottom w:val="0"/>
                                                          <w:divBdr>
                                                            <w:top w:val="none" w:sz="0" w:space="0" w:color="auto"/>
                                                            <w:left w:val="none" w:sz="0" w:space="0" w:color="auto"/>
                                                            <w:bottom w:val="none" w:sz="0" w:space="0" w:color="auto"/>
                                                            <w:right w:val="none" w:sz="0" w:space="0" w:color="auto"/>
                                                          </w:divBdr>
                                                          <w:divsChild>
                                                            <w:div w:id="1035496559">
                                                              <w:marLeft w:val="0"/>
                                                              <w:marRight w:val="0"/>
                                                              <w:marTop w:val="0"/>
                                                              <w:marBottom w:val="0"/>
                                                              <w:divBdr>
                                                                <w:top w:val="none" w:sz="0" w:space="0" w:color="auto"/>
                                                                <w:left w:val="none" w:sz="0" w:space="0" w:color="auto"/>
                                                                <w:bottom w:val="none" w:sz="0" w:space="0" w:color="auto"/>
                                                                <w:right w:val="none" w:sz="0" w:space="0" w:color="auto"/>
                                                              </w:divBdr>
                                                              <w:divsChild>
                                                                <w:div w:id="1199664300">
                                                                  <w:marLeft w:val="0"/>
                                                                  <w:marRight w:val="0"/>
                                                                  <w:marTop w:val="0"/>
                                                                  <w:marBottom w:val="0"/>
                                                                  <w:divBdr>
                                                                    <w:top w:val="none" w:sz="0" w:space="0" w:color="auto"/>
                                                                    <w:left w:val="none" w:sz="0" w:space="0" w:color="auto"/>
                                                                    <w:bottom w:val="none" w:sz="0" w:space="0" w:color="auto"/>
                                                                    <w:right w:val="none" w:sz="0" w:space="0" w:color="auto"/>
                                                                  </w:divBdr>
                                                                  <w:divsChild>
                                                                    <w:div w:id="18608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340233">
                                                          <w:marLeft w:val="0"/>
                                                          <w:marRight w:val="0"/>
                                                          <w:marTop w:val="0"/>
                                                          <w:marBottom w:val="0"/>
                                                          <w:divBdr>
                                                            <w:top w:val="none" w:sz="0" w:space="0" w:color="auto"/>
                                                            <w:left w:val="none" w:sz="0" w:space="0" w:color="auto"/>
                                                            <w:bottom w:val="none" w:sz="0" w:space="0" w:color="auto"/>
                                                            <w:right w:val="none" w:sz="0" w:space="0" w:color="auto"/>
                                                          </w:divBdr>
                                                          <w:divsChild>
                                                            <w:div w:id="1819614042">
                                                              <w:marLeft w:val="0"/>
                                                              <w:marRight w:val="0"/>
                                                              <w:marTop w:val="0"/>
                                                              <w:marBottom w:val="0"/>
                                                              <w:divBdr>
                                                                <w:top w:val="none" w:sz="0" w:space="0" w:color="auto"/>
                                                                <w:left w:val="none" w:sz="0" w:space="0" w:color="auto"/>
                                                                <w:bottom w:val="none" w:sz="0" w:space="0" w:color="auto"/>
                                                                <w:right w:val="none" w:sz="0" w:space="0" w:color="auto"/>
                                                              </w:divBdr>
                                                              <w:divsChild>
                                                                <w:div w:id="1741750692">
                                                                  <w:marLeft w:val="0"/>
                                                                  <w:marRight w:val="0"/>
                                                                  <w:marTop w:val="0"/>
                                                                  <w:marBottom w:val="0"/>
                                                                  <w:divBdr>
                                                                    <w:top w:val="none" w:sz="0" w:space="0" w:color="auto"/>
                                                                    <w:left w:val="none" w:sz="0" w:space="0" w:color="auto"/>
                                                                    <w:bottom w:val="none" w:sz="0" w:space="0" w:color="auto"/>
                                                                    <w:right w:val="none" w:sz="0" w:space="0" w:color="auto"/>
                                                                  </w:divBdr>
                                                                  <w:divsChild>
                                                                    <w:div w:id="10491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8770">
                                                          <w:marLeft w:val="0"/>
                                                          <w:marRight w:val="0"/>
                                                          <w:marTop w:val="0"/>
                                                          <w:marBottom w:val="0"/>
                                                          <w:divBdr>
                                                            <w:top w:val="none" w:sz="0" w:space="0" w:color="auto"/>
                                                            <w:left w:val="none" w:sz="0" w:space="0" w:color="auto"/>
                                                            <w:bottom w:val="none" w:sz="0" w:space="0" w:color="auto"/>
                                                            <w:right w:val="none" w:sz="0" w:space="0" w:color="auto"/>
                                                          </w:divBdr>
                                                          <w:divsChild>
                                                            <w:div w:id="1015615142">
                                                              <w:marLeft w:val="0"/>
                                                              <w:marRight w:val="0"/>
                                                              <w:marTop w:val="0"/>
                                                              <w:marBottom w:val="0"/>
                                                              <w:divBdr>
                                                                <w:top w:val="none" w:sz="0" w:space="0" w:color="auto"/>
                                                                <w:left w:val="none" w:sz="0" w:space="0" w:color="auto"/>
                                                                <w:bottom w:val="none" w:sz="0" w:space="0" w:color="auto"/>
                                                                <w:right w:val="none" w:sz="0" w:space="0" w:color="auto"/>
                                                              </w:divBdr>
                                                              <w:divsChild>
                                                                <w:div w:id="1810435194">
                                                                  <w:marLeft w:val="0"/>
                                                                  <w:marRight w:val="0"/>
                                                                  <w:marTop w:val="0"/>
                                                                  <w:marBottom w:val="0"/>
                                                                  <w:divBdr>
                                                                    <w:top w:val="none" w:sz="0" w:space="0" w:color="auto"/>
                                                                    <w:left w:val="none" w:sz="0" w:space="0" w:color="auto"/>
                                                                    <w:bottom w:val="none" w:sz="0" w:space="0" w:color="auto"/>
                                                                    <w:right w:val="none" w:sz="0" w:space="0" w:color="auto"/>
                                                                  </w:divBdr>
                                                                  <w:divsChild>
                                                                    <w:div w:id="7961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73297">
                                                          <w:marLeft w:val="0"/>
                                                          <w:marRight w:val="0"/>
                                                          <w:marTop w:val="0"/>
                                                          <w:marBottom w:val="0"/>
                                                          <w:divBdr>
                                                            <w:top w:val="none" w:sz="0" w:space="0" w:color="auto"/>
                                                            <w:left w:val="none" w:sz="0" w:space="0" w:color="auto"/>
                                                            <w:bottom w:val="none" w:sz="0" w:space="0" w:color="auto"/>
                                                            <w:right w:val="none" w:sz="0" w:space="0" w:color="auto"/>
                                                          </w:divBdr>
                                                          <w:divsChild>
                                                            <w:div w:id="1690140252">
                                                              <w:marLeft w:val="0"/>
                                                              <w:marRight w:val="0"/>
                                                              <w:marTop w:val="0"/>
                                                              <w:marBottom w:val="0"/>
                                                              <w:divBdr>
                                                                <w:top w:val="none" w:sz="0" w:space="0" w:color="auto"/>
                                                                <w:left w:val="none" w:sz="0" w:space="0" w:color="auto"/>
                                                                <w:bottom w:val="none" w:sz="0" w:space="0" w:color="auto"/>
                                                                <w:right w:val="none" w:sz="0" w:space="0" w:color="auto"/>
                                                              </w:divBdr>
                                                              <w:divsChild>
                                                                <w:div w:id="515535182">
                                                                  <w:marLeft w:val="0"/>
                                                                  <w:marRight w:val="0"/>
                                                                  <w:marTop w:val="0"/>
                                                                  <w:marBottom w:val="0"/>
                                                                  <w:divBdr>
                                                                    <w:top w:val="none" w:sz="0" w:space="0" w:color="auto"/>
                                                                    <w:left w:val="none" w:sz="0" w:space="0" w:color="auto"/>
                                                                    <w:bottom w:val="none" w:sz="0" w:space="0" w:color="auto"/>
                                                                    <w:right w:val="none" w:sz="0" w:space="0" w:color="auto"/>
                                                                  </w:divBdr>
                                                                  <w:divsChild>
                                                                    <w:div w:id="8026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95614">
                                                          <w:marLeft w:val="0"/>
                                                          <w:marRight w:val="0"/>
                                                          <w:marTop w:val="0"/>
                                                          <w:marBottom w:val="0"/>
                                                          <w:divBdr>
                                                            <w:top w:val="none" w:sz="0" w:space="0" w:color="auto"/>
                                                            <w:left w:val="none" w:sz="0" w:space="0" w:color="auto"/>
                                                            <w:bottom w:val="none" w:sz="0" w:space="0" w:color="auto"/>
                                                            <w:right w:val="none" w:sz="0" w:space="0" w:color="auto"/>
                                                          </w:divBdr>
                                                          <w:divsChild>
                                                            <w:div w:id="289478546">
                                                              <w:marLeft w:val="0"/>
                                                              <w:marRight w:val="0"/>
                                                              <w:marTop w:val="0"/>
                                                              <w:marBottom w:val="0"/>
                                                              <w:divBdr>
                                                                <w:top w:val="none" w:sz="0" w:space="0" w:color="auto"/>
                                                                <w:left w:val="none" w:sz="0" w:space="0" w:color="auto"/>
                                                                <w:bottom w:val="none" w:sz="0" w:space="0" w:color="auto"/>
                                                                <w:right w:val="none" w:sz="0" w:space="0" w:color="auto"/>
                                                              </w:divBdr>
                                                              <w:divsChild>
                                                                <w:div w:id="1923836758">
                                                                  <w:marLeft w:val="0"/>
                                                                  <w:marRight w:val="0"/>
                                                                  <w:marTop w:val="0"/>
                                                                  <w:marBottom w:val="0"/>
                                                                  <w:divBdr>
                                                                    <w:top w:val="none" w:sz="0" w:space="0" w:color="auto"/>
                                                                    <w:left w:val="none" w:sz="0" w:space="0" w:color="auto"/>
                                                                    <w:bottom w:val="none" w:sz="0" w:space="0" w:color="auto"/>
                                                                    <w:right w:val="none" w:sz="0" w:space="0" w:color="auto"/>
                                                                  </w:divBdr>
                                                                  <w:divsChild>
                                                                    <w:div w:id="18060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744373">
                                                          <w:marLeft w:val="0"/>
                                                          <w:marRight w:val="0"/>
                                                          <w:marTop w:val="0"/>
                                                          <w:marBottom w:val="0"/>
                                                          <w:divBdr>
                                                            <w:top w:val="none" w:sz="0" w:space="0" w:color="auto"/>
                                                            <w:left w:val="none" w:sz="0" w:space="0" w:color="auto"/>
                                                            <w:bottom w:val="none" w:sz="0" w:space="0" w:color="auto"/>
                                                            <w:right w:val="none" w:sz="0" w:space="0" w:color="auto"/>
                                                          </w:divBdr>
                                                          <w:divsChild>
                                                            <w:div w:id="1317344325">
                                                              <w:marLeft w:val="0"/>
                                                              <w:marRight w:val="0"/>
                                                              <w:marTop w:val="0"/>
                                                              <w:marBottom w:val="0"/>
                                                              <w:divBdr>
                                                                <w:top w:val="none" w:sz="0" w:space="0" w:color="auto"/>
                                                                <w:left w:val="none" w:sz="0" w:space="0" w:color="auto"/>
                                                                <w:bottom w:val="none" w:sz="0" w:space="0" w:color="auto"/>
                                                                <w:right w:val="none" w:sz="0" w:space="0" w:color="auto"/>
                                                              </w:divBdr>
                                                              <w:divsChild>
                                                                <w:div w:id="1373337730">
                                                                  <w:marLeft w:val="0"/>
                                                                  <w:marRight w:val="0"/>
                                                                  <w:marTop w:val="0"/>
                                                                  <w:marBottom w:val="0"/>
                                                                  <w:divBdr>
                                                                    <w:top w:val="none" w:sz="0" w:space="0" w:color="auto"/>
                                                                    <w:left w:val="none" w:sz="0" w:space="0" w:color="auto"/>
                                                                    <w:bottom w:val="none" w:sz="0" w:space="0" w:color="auto"/>
                                                                    <w:right w:val="none" w:sz="0" w:space="0" w:color="auto"/>
                                                                  </w:divBdr>
                                                                  <w:divsChild>
                                                                    <w:div w:id="3075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1281">
                                                          <w:marLeft w:val="0"/>
                                                          <w:marRight w:val="0"/>
                                                          <w:marTop w:val="0"/>
                                                          <w:marBottom w:val="0"/>
                                                          <w:divBdr>
                                                            <w:top w:val="none" w:sz="0" w:space="0" w:color="auto"/>
                                                            <w:left w:val="none" w:sz="0" w:space="0" w:color="auto"/>
                                                            <w:bottom w:val="none" w:sz="0" w:space="0" w:color="auto"/>
                                                            <w:right w:val="none" w:sz="0" w:space="0" w:color="auto"/>
                                                          </w:divBdr>
                                                          <w:divsChild>
                                                            <w:div w:id="308170834">
                                                              <w:marLeft w:val="0"/>
                                                              <w:marRight w:val="0"/>
                                                              <w:marTop w:val="0"/>
                                                              <w:marBottom w:val="0"/>
                                                              <w:divBdr>
                                                                <w:top w:val="none" w:sz="0" w:space="0" w:color="auto"/>
                                                                <w:left w:val="none" w:sz="0" w:space="0" w:color="auto"/>
                                                                <w:bottom w:val="none" w:sz="0" w:space="0" w:color="auto"/>
                                                                <w:right w:val="none" w:sz="0" w:space="0" w:color="auto"/>
                                                              </w:divBdr>
                                                              <w:divsChild>
                                                                <w:div w:id="81530456">
                                                                  <w:marLeft w:val="0"/>
                                                                  <w:marRight w:val="0"/>
                                                                  <w:marTop w:val="0"/>
                                                                  <w:marBottom w:val="0"/>
                                                                  <w:divBdr>
                                                                    <w:top w:val="none" w:sz="0" w:space="0" w:color="auto"/>
                                                                    <w:left w:val="none" w:sz="0" w:space="0" w:color="auto"/>
                                                                    <w:bottom w:val="none" w:sz="0" w:space="0" w:color="auto"/>
                                                                    <w:right w:val="none" w:sz="0" w:space="0" w:color="auto"/>
                                                                  </w:divBdr>
                                                                  <w:divsChild>
                                                                    <w:div w:id="427777721">
                                                                      <w:marLeft w:val="0"/>
                                                                      <w:marRight w:val="0"/>
                                                                      <w:marTop w:val="0"/>
                                                                      <w:marBottom w:val="0"/>
                                                                      <w:divBdr>
                                                                        <w:top w:val="none" w:sz="0" w:space="0" w:color="auto"/>
                                                                        <w:left w:val="none" w:sz="0" w:space="0" w:color="auto"/>
                                                                        <w:bottom w:val="none" w:sz="0" w:space="0" w:color="auto"/>
                                                                        <w:right w:val="none" w:sz="0" w:space="0" w:color="auto"/>
                                                                      </w:divBdr>
                                                                    </w:div>
                                                                  </w:divsChild>
                                                                </w:div>
                                                                <w:div w:id="147525830">
                                                                  <w:marLeft w:val="0"/>
                                                                  <w:marRight w:val="0"/>
                                                                  <w:marTop w:val="0"/>
                                                                  <w:marBottom w:val="0"/>
                                                                  <w:divBdr>
                                                                    <w:top w:val="none" w:sz="0" w:space="0" w:color="auto"/>
                                                                    <w:left w:val="none" w:sz="0" w:space="0" w:color="auto"/>
                                                                    <w:bottom w:val="none" w:sz="0" w:space="0" w:color="auto"/>
                                                                    <w:right w:val="none" w:sz="0" w:space="0" w:color="auto"/>
                                                                  </w:divBdr>
                                                                  <w:divsChild>
                                                                    <w:div w:id="8721907">
                                                                      <w:marLeft w:val="0"/>
                                                                      <w:marRight w:val="0"/>
                                                                      <w:marTop w:val="0"/>
                                                                      <w:marBottom w:val="0"/>
                                                                      <w:divBdr>
                                                                        <w:top w:val="none" w:sz="0" w:space="0" w:color="auto"/>
                                                                        <w:left w:val="none" w:sz="0" w:space="0" w:color="auto"/>
                                                                        <w:bottom w:val="none" w:sz="0" w:space="0" w:color="auto"/>
                                                                        <w:right w:val="none" w:sz="0" w:space="0" w:color="auto"/>
                                                                      </w:divBdr>
                                                                      <w:divsChild>
                                                                        <w:div w:id="607857367">
                                                                          <w:marLeft w:val="0"/>
                                                                          <w:marRight w:val="0"/>
                                                                          <w:marTop w:val="0"/>
                                                                          <w:marBottom w:val="0"/>
                                                                          <w:divBdr>
                                                                            <w:top w:val="none" w:sz="0" w:space="0" w:color="auto"/>
                                                                            <w:left w:val="none" w:sz="0" w:space="0" w:color="auto"/>
                                                                            <w:bottom w:val="none" w:sz="0" w:space="0" w:color="auto"/>
                                                                            <w:right w:val="none" w:sz="0" w:space="0" w:color="auto"/>
                                                                          </w:divBdr>
                                                                          <w:divsChild>
                                                                            <w:div w:id="2058892172">
                                                                              <w:marLeft w:val="0"/>
                                                                              <w:marRight w:val="0"/>
                                                                              <w:marTop w:val="0"/>
                                                                              <w:marBottom w:val="0"/>
                                                                              <w:divBdr>
                                                                                <w:top w:val="none" w:sz="0" w:space="0" w:color="auto"/>
                                                                                <w:left w:val="none" w:sz="0" w:space="0" w:color="auto"/>
                                                                                <w:bottom w:val="none" w:sz="0" w:space="0" w:color="auto"/>
                                                                                <w:right w:val="none" w:sz="0" w:space="0" w:color="auto"/>
                                                                              </w:divBdr>
                                                                              <w:divsChild>
                                                                                <w:div w:id="15898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827798">
                                                          <w:marLeft w:val="0"/>
                                                          <w:marRight w:val="0"/>
                                                          <w:marTop w:val="0"/>
                                                          <w:marBottom w:val="0"/>
                                                          <w:divBdr>
                                                            <w:top w:val="none" w:sz="0" w:space="0" w:color="auto"/>
                                                            <w:left w:val="none" w:sz="0" w:space="0" w:color="auto"/>
                                                            <w:bottom w:val="none" w:sz="0" w:space="0" w:color="auto"/>
                                                            <w:right w:val="none" w:sz="0" w:space="0" w:color="auto"/>
                                                          </w:divBdr>
                                                          <w:divsChild>
                                                            <w:div w:id="120004467">
                                                              <w:marLeft w:val="0"/>
                                                              <w:marRight w:val="0"/>
                                                              <w:marTop w:val="0"/>
                                                              <w:marBottom w:val="0"/>
                                                              <w:divBdr>
                                                                <w:top w:val="none" w:sz="0" w:space="0" w:color="auto"/>
                                                                <w:left w:val="none" w:sz="0" w:space="0" w:color="auto"/>
                                                                <w:bottom w:val="none" w:sz="0" w:space="0" w:color="auto"/>
                                                                <w:right w:val="none" w:sz="0" w:space="0" w:color="auto"/>
                                                              </w:divBdr>
                                                              <w:divsChild>
                                                                <w:div w:id="1774939147">
                                                                  <w:marLeft w:val="0"/>
                                                                  <w:marRight w:val="0"/>
                                                                  <w:marTop w:val="0"/>
                                                                  <w:marBottom w:val="0"/>
                                                                  <w:divBdr>
                                                                    <w:top w:val="none" w:sz="0" w:space="0" w:color="auto"/>
                                                                    <w:left w:val="none" w:sz="0" w:space="0" w:color="auto"/>
                                                                    <w:bottom w:val="none" w:sz="0" w:space="0" w:color="auto"/>
                                                                    <w:right w:val="none" w:sz="0" w:space="0" w:color="auto"/>
                                                                  </w:divBdr>
                                                                  <w:divsChild>
                                                                    <w:div w:id="869562382">
                                                                      <w:marLeft w:val="0"/>
                                                                      <w:marRight w:val="0"/>
                                                                      <w:marTop w:val="0"/>
                                                                      <w:marBottom w:val="0"/>
                                                                      <w:divBdr>
                                                                        <w:top w:val="none" w:sz="0" w:space="0" w:color="auto"/>
                                                                        <w:left w:val="none" w:sz="0" w:space="0" w:color="auto"/>
                                                                        <w:bottom w:val="none" w:sz="0" w:space="0" w:color="auto"/>
                                                                        <w:right w:val="none" w:sz="0" w:space="0" w:color="auto"/>
                                                                      </w:divBdr>
                                                                    </w:div>
                                                                  </w:divsChild>
                                                                </w:div>
                                                                <w:div w:id="398090801">
                                                                  <w:marLeft w:val="0"/>
                                                                  <w:marRight w:val="0"/>
                                                                  <w:marTop w:val="0"/>
                                                                  <w:marBottom w:val="0"/>
                                                                  <w:divBdr>
                                                                    <w:top w:val="none" w:sz="0" w:space="0" w:color="auto"/>
                                                                    <w:left w:val="none" w:sz="0" w:space="0" w:color="auto"/>
                                                                    <w:bottom w:val="none" w:sz="0" w:space="0" w:color="auto"/>
                                                                    <w:right w:val="none" w:sz="0" w:space="0" w:color="auto"/>
                                                                  </w:divBdr>
                                                                  <w:divsChild>
                                                                    <w:div w:id="937447704">
                                                                      <w:marLeft w:val="0"/>
                                                                      <w:marRight w:val="0"/>
                                                                      <w:marTop w:val="0"/>
                                                                      <w:marBottom w:val="0"/>
                                                                      <w:divBdr>
                                                                        <w:top w:val="none" w:sz="0" w:space="0" w:color="auto"/>
                                                                        <w:left w:val="none" w:sz="0" w:space="0" w:color="auto"/>
                                                                        <w:bottom w:val="none" w:sz="0" w:space="0" w:color="auto"/>
                                                                        <w:right w:val="none" w:sz="0" w:space="0" w:color="auto"/>
                                                                      </w:divBdr>
                                                                      <w:divsChild>
                                                                        <w:div w:id="1908109101">
                                                                          <w:marLeft w:val="0"/>
                                                                          <w:marRight w:val="0"/>
                                                                          <w:marTop w:val="0"/>
                                                                          <w:marBottom w:val="0"/>
                                                                          <w:divBdr>
                                                                            <w:top w:val="none" w:sz="0" w:space="0" w:color="auto"/>
                                                                            <w:left w:val="none" w:sz="0" w:space="0" w:color="auto"/>
                                                                            <w:bottom w:val="none" w:sz="0" w:space="0" w:color="auto"/>
                                                                            <w:right w:val="none" w:sz="0" w:space="0" w:color="auto"/>
                                                                          </w:divBdr>
                                                                          <w:divsChild>
                                                                            <w:div w:id="1063601680">
                                                                              <w:marLeft w:val="0"/>
                                                                              <w:marRight w:val="0"/>
                                                                              <w:marTop w:val="0"/>
                                                                              <w:marBottom w:val="0"/>
                                                                              <w:divBdr>
                                                                                <w:top w:val="none" w:sz="0" w:space="0" w:color="auto"/>
                                                                                <w:left w:val="none" w:sz="0" w:space="0" w:color="auto"/>
                                                                                <w:bottom w:val="none" w:sz="0" w:space="0" w:color="auto"/>
                                                                                <w:right w:val="none" w:sz="0" w:space="0" w:color="auto"/>
                                                                              </w:divBdr>
                                                                              <w:divsChild>
                                                                                <w:div w:id="9493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773534">
                                                          <w:marLeft w:val="0"/>
                                                          <w:marRight w:val="0"/>
                                                          <w:marTop w:val="0"/>
                                                          <w:marBottom w:val="0"/>
                                                          <w:divBdr>
                                                            <w:top w:val="none" w:sz="0" w:space="0" w:color="auto"/>
                                                            <w:left w:val="none" w:sz="0" w:space="0" w:color="auto"/>
                                                            <w:bottom w:val="none" w:sz="0" w:space="0" w:color="auto"/>
                                                            <w:right w:val="none" w:sz="0" w:space="0" w:color="auto"/>
                                                          </w:divBdr>
                                                          <w:divsChild>
                                                            <w:div w:id="1472794921">
                                                              <w:marLeft w:val="0"/>
                                                              <w:marRight w:val="0"/>
                                                              <w:marTop w:val="0"/>
                                                              <w:marBottom w:val="0"/>
                                                              <w:divBdr>
                                                                <w:top w:val="none" w:sz="0" w:space="0" w:color="auto"/>
                                                                <w:left w:val="none" w:sz="0" w:space="0" w:color="auto"/>
                                                                <w:bottom w:val="none" w:sz="0" w:space="0" w:color="auto"/>
                                                                <w:right w:val="none" w:sz="0" w:space="0" w:color="auto"/>
                                                              </w:divBdr>
                                                              <w:divsChild>
                                                                <w:div w:id="875779000">
                                                                  <w:marLeft w:val="0"/>
                                                                  <w:marRight w:val="0"/>
                                                                  <w:marTop w:val="0"/>
                                                                  <w:marBottom w:val="0"/>
                                                                  <w:divBdr>
                                                                    <w:top w:val="none" w:sz="0" w:space="0" w:color="auto"/>
                                                                    <w:left w:val="none" w:sz="0" w:space="0" w:color="auto"/>
                                                                    <w:bottom w:val="none" w:sz="0" w:space="0" w:color="auto"/>
                                                                    <w:right w:val="none" w:sz="0" w:space="0" w:color="auto"/>
                                                                  </w:divBdr>
                                                                  <w:divsChild>
                                                                    <w:div w:id="9187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48314">
                                                          <w:marLeft w:val="0"/>
                                                          <w:marRight w:val="0"/>
                                                          <w:marTop w:val="0"/>
                                                          <w:marBottom w:val="0"/>
                                                          <w:divBdr>
                                                            <w:top w:val="none" w:sz="0" w:space="0" w:color="auto"/>
                                                            <w:left w:val="none" w:sz="0" w:space="0" w:color="auto"/>
                                                            <w:bottom w:val="none" w:sz="0" w:space="0" w:color="auto"/>
                                                            <w:right w:val="none" w:sz="0" w:space="0" w:color="auto"/>
                                                          </w:divBdr>
                                                          <w:divsChild>
                                                            <w:div w:id="1890610995">
                                                              <w:marLeft w:val="0"/>
                                                              <w:marRight w:val="0"/>
                                                              <w:marTop w:val="0"/>
                                                              <w:marBottom w:val="0"/>
                                                              <w:divBdr>
                                                                <w:top w:val="none" w:sz="0" w:space="0" w:color="auto"/>
                                                                <w:left w:val="none" w:sz="0" w:space="0" w:color="auto"/>
                                                                <w:bottom w:val="none" w:sz="0" w:space="0" w:color="auto"/>
                                                                <w:right w:val="none" w:sz="0" w:space="0" w:color="auto"/>
                                                              </w:divBdr>
                                                              <w:divsChild>
                                                                <w:div w:id="1160460565">
                                                                  <w:marLeft w:val="0"/>
                                                                  <w:marRight w:val="0"/>
                                                                  <w:marTop w:val="0"/>
                                                                  <w:marBottom w:val="0"/>
                                                                  <w:divBdr>
                                                                    <w:top w:val="none" w:sz="0" w:space="0" w:color="auto"/>
                                                                    <w:left w:val="none" w:sz="0" w:space="0" w:color="auto"/>
                                                                    <w:bottom w:val="none" w:sz="0" w:space="0" w:color="auto"/>
                                                                    <w:right w:val="none" w:sz="0" w:space="0" w:color="auto"/>
                                                                  </w:divBdr>
                                                                  <w:divsChild>
                                                                    <w:div w:id="10685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98266">
                                                          <w:marLeft w:val="0"/>
                                                          <w:marRight w:val="0"/>
                                                          <w:marTop w:val="0"/>
                                                          <w:marBottom w:val="0"/>
                                                          <w:divBdr>
                                                            <w:top w:val="none" w:sz="0" w:space="0" w:color="auto"/>
                                                            <w:left w:val="none" w:sz="0" w:space="0" w:color="auto"/>
                                                            <w:bottom w:val="none" w:sz="0" w:space="0" w:color="auto"/>
                                                            <w:right w:val="none" w:sz="0" w:space="0" w:color="auto"/>
                                                          </w:divBdr>
                                                          <w:divsChild>
                                                            <w:div w:id="1789547760">
                                                              <w:marLeft w:val="0"/>
                                                              <w:marRight w:val="0"/>
                                                              <w:marTop w:val="0"/>
                                                              <w:marBottom w:val="0"/>
                                                              <w:divBdr>
                                                                <w:top w:val="none" w:sz="0" w:space="0" w:color="auto"/>
                                                                <w:left w:val="none" w:sz="0" w:space="0" w:color="auto"/>
                                                                <w:bottom w:val="none" w:sz="0" w:space="0" w:color="auto"/>
                                                                <w:right w:val="none" w:sz="0" w:space="0" w:color="auto"/>
                                                              </w:divBdr>
                                                              <w:divsChild>
                                                                <w:div w:id="1969701188">
                                                                  <w:marLeft w:val="0"/>
                                                                  <w:marRight w:val="0"/>
                                                                  <w:marTop w:val="0"/>
                                                                  <w:marBottom w:val="0"/>
                                                                  <w:divBdr>
                                                                    <w:top w:val="none" w:sz="0" w:space="0" w:color="auto"/>
                                                                    <w:left w:val="none" w:sz="0" w:space="0" w:color="auto"/>
                                                                    <w:bottom w:val="none" w:sz="0" w:space="0" w:color="auto"/>
                                                                    <w:right w:val="none" w:sz="0" w:space="0" w:color="auto"/>
                                                                  </w:divBdr>
                                                                  <w:divsChild>
                                                                    <w:div w:id="11175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0349967">
      <w:bodyDiv w:val="1"/>
      <w:marLeft w:val="0"/>
      <w:marRight w:val="0"/>
      <w:marTop w:val="0"/>
      <w:marBottom w:val="0"/>
      <w:divBdr>
        <w:top w:val="none" w:sz="0" w:space="0" w:color="auto"/>
        <w:left w:val="none" w:sz="0" w:space="0" w:color="auto"/>
        <w:bottom w:val="none" w:sz="0" w:space="0" w:color="auto"/>
        <w:right w:val="none" w:sz="0" w:space="0" w:color="auto"/>
      </w:divBdr>
      <w:divsChild>
        <w:div w:id="1346517288">
          <w:marLeft w:val="0"/>
          <w:marRight w:val="0"/>
          <w:marTop w:val="0"/>
          <w:marBottom w:val="0"/>
          <w:divBdr>
            <w:top w:val="none" w:sz="0" w:space="0" w:color="auto"/>
            <w:left w:val="none" w:sz="0" w:space="0" w:color="auto"/>
            <w:bottom w:val="none" w:sz="0" w:space="0" w:color="auto"/>
            <w:right w:val="none" w:sz="0" w:space="0" w:color="auto"/>
          </w:divBdr>
          <w:divsChild>
            <w:div w:id="837426724">
              <w:marLeft w:val="0"/>
              <w:marRight w:val="0"/>
              <w:marTop w:val="0"/>
              <w:marBottom w:val="0"/>
              <w:divBdr>
                <w:top w:val="none" w:sz="0" w:space="0" w:color="auto"/>
                <w:left w:val="none" w:sz="0" w:space="0" w:color="auto"/>
                <w:bottom w:val="none" w:sz="0" w:space="0" w:color="auto"/>
                <w:right w:val="none" w:sz="0" w:space="0" w:color="auto"/>
              </w:divBdr>
              <w:divsChild>
                <w:div w:id="1168905385">
                  <w:marLeft w:val="0"/>
                  <w:marRight w:val="0"/>
                  <w:marTop w:val="0"/>
                  <w:marBottom w:val="0"/>
                  <w:divBdr>
                    <w:top w:val="none" w:sz="0" w:space="0" w:color="auto"/>
                    <w:left w:val="none" w:sz="0" w:space="0" w:color="auto"/>
                    <w:bottom w:val="none" w:sz="0" w:space="0" w:color="auto"/>
                    <w:right w:val="none" w:sz="0" w:space="0" w:color="auto"/>
                  </w:divBdr>
                  <w:divsChild>
                    <w:div w:id="1413350792">
                      <w:marLeft w:val="0"/>
                      <w:marRight w:val="0"/>
                      <w:marTop w:val="0"/>
                      <w:marBottom w:val="0"/>
                      <w:divBdr>
                        <w:top w:val="none" w:sz="0" w:space="0" w:color="auto"/>
                        <w:left w:val="none" w:sz="0" w:space="0" w:color="auto"/>
                        <w:bottom w:val="none" w:sz="0" w:space="0" w:color="auto"/>
                        <w:right w:val="none" w:sz="0" w:space="0" w:color="auto"/>
                      </w:divBdr>
                      <w:divsChild>
                        <w:div w:id="607079251">
                          <w:marLeft w:val="0"/>
                          <w:marRight w:val="0"/>
                          <w:marTop w:val="0"/>
                          <w:marBottom w:val="0"/>
                          <w:divBdr>
                            <w:top w:val="none" w:sz="0" w:space="0" w:color="auto"/>
                            <w:left w:val="none" w:sz="0" w:space="0" w:color="auto"/>
                            <w:bottom w:val="none" w:sz="0" w:space="0" w:color="auto"/>
                            <w:right w:val="none" w:sz="0" w:space="0" w:color="auto"/>
                          </w:divBdr>
                          <w:divsChild>
                            <w:div w:id="1902712594">
                              <w:marLeft w:val="0"/>
                              <w:marRight w:val="0"/>
                              <w:marTop w:val="0"/>
                              <w:marBottom w:val="0"/>
                              <w:divBdr>
                                <w:top w:val="none" w:sz="0" w:space="0" w:color="auto"/>
                                <w:left w:val="none" w:sz="0" w:space="0" w:color="auto"/>
                                <w:bottom w:val="none" w:sz="0" w:space="0" w:color="auto"/>
                                <w:right w:val="none" w:sz="0" w:space="0" w:color="auto"/>
                              </w:divBdr>
                              <w:divsChild>
                                <w:div w:id="1597399837">
                                  <w:marLeft w:val="0"/>
                                  <w:marRight w:val="0"/>
                                  <w:marTop w:val="0"/>
                                  <w:marBottom w:val="0"/>
                                  <w:divBdr>
                                    <w:top w:val="none" w:sz="0" w:space="0" w:color="auto"/>
                                    <w:left w:val="none" w:sz="0" w:space="0" w:color="auto"/>
                                    <w:bottom w:val="none" w:sz="0" w:space="0" w:color="auto"/>
                                    <w:right w:val="none" w:sz="0" w:space="0" w:color="auto"/>
                                  </w:divBdr>
                                  <w:divsChild>
                                    <w:div w:id="1056510459">
                                      <w:marLeft w:val="0"/>
                                      <w:marRight w:val="0"/>
                                      <w:marTop w:val="0"/>
                                      <w:marBottom w:val="0"/>
                                      <w:divBdr>
                                        <w:top w:val="none" w:sz="0" w:space="0" w:color="auto"/>
                                        <w:left w:val="none" w:sz="0" w:space="0" w:color="auto"/>
                                        <w:bottom w:val="none" w:sz="0" w:space="0" w:color="auto"/>
                                        <w:right w:val="none" w:sz="0" w:space="0" w:color="auto"/>
                                      </w:divBdr>
                                      <w:divsChild>
                                        <w:div w:id="561451424">
                                          <w:marLeft w:val="0"/>
                                          <w:marRight w:val="0"/>
                                          <w:marTop w:val="0"/>
                                          <w:marBottom w:val="0"/>
                                          <w:divBdr>
                                            <w:top w:val="none" w:sz="0" w:space="0" w:color="auto"/>
                                            <w:left w:val="none" w:sz="0" w:space="0" w:color="auto"/>
                                            <w:bottom w:val="none" w:sz="0" w:space="0" w:color="auto"/>
                                            <w:right w:val="none" w:sz="0" w:space="0" w:color="auto"/>
                                          </w:divBdr>
                                          <w:divsChild>
                                            <w:div w:id="288243230">
                                              <w:marLeft w:val="0"/>
                                              <w:marRight w:val="0"/>
                                              <w:marTop w:val="0"/>
                                              <w:marBottom w:val="0"/>
                                              <w:divBdr>
                                                <w:top w:val="none" w:sz="0" w:space="0" w:color="auto"/>
                                                <w:left w:val="none" w:sz="0" w:space="0" w:color="auto"/>
                                                <w:bottom w:val="none" w:sz="0" w:space="0" w:color="auto"/>
                                                <w:right w:val="none" w:sz="0" w:space="0" w:color="auto"/>
                                              </w:divBdr>
                                              <w:divsChild>
                                                <w:div w:id="930629320">
                                                  <w:marLeft w:val="0"/>
                                                  <w:marRight w:val="0"/>
                                                  <w:marTop w:val="0"/>
                                                  <w:marBottom w:val="0"/>
                                                  <w:divBdr>
                                                    <w:top w:val="none" w:sz="0" w:space="0" w:color="auto"/>
                                                    <w:left w:val="none" w:sz="0" w:space="0" w:color="auto"/>
                                                    <w:bottom w:val="none" w:sz="0" w:space="0" w:color="auto"/>
                                                    <w:right w:val="none" w:sz="0" w:space="0" w:color="auto"/>
                                                  </w:divBdr>
                                                  <w:divsChild>
                                                    <w:div w:id="1381248531">
                                                      <w:marLeft w:val="0"/>
                                                      <w:marRight w:val="0"/>
                                                      <w:marTop w:val="0"/>
                                                      <w:marBottom w:val="0"/>
                                                      <w:divBdr>
                                                        <w:top w:val="none" w:sz="0" w:space="0" w:color="auto"/>
                                                        <w:left w:val="none" w:sz="0" w:space="0" w:color="auto"/>
                                                        <w:bottom w:val="none" w:sz="0" w:space="0" w:color="auto"/>
                                                        <w:right w:val="none" w:sz="0" w:space="0" w:color="auto"/>
                                                      </w:divBdr>
                                                      <w:divsChild>
                                                        <w:div w:id="1369262754">
                                                          <w:marLeft w:val="0"/>
                                                          <w:marRight w:val="0"/>
                                                          <w:marTop w:val="0"/>
                                                          <w:marBottom w:val="0"/>
                                                          <w:divBdr>
                                                            <w:top w:val="none" w:sz="0" w:space="0" w:color="auto"/>
                                                            <w:left w:val="none" w:sz="0" w:space="0" w:color="auto"/>
                                                            <w:bottom w:val="none" w:sz="0" w:space="0" w:color="auto"/>
                                                            <w:right w:val="none" w:sz="0" w:space="0" w:color="auto"/>
                                                          </w:divBdr>
                                                          <w:divsChild>
                                                            <w:div w:id="95371194">
                                                              <w:marLeft w:val="0"/>
                                                              <w:marRight w:val="0"/>
                                                              <w:marTop w:val="0"/>
                                                              <w:marBottom w:val="0"/>
                                                              <w:divBdr>
                                                                <w:top w:val="none" w:sz="0" w:space="0" w:color="auto"/>
                                                                <w:left w:val="none" w:sz="0" w:space="0" w:color="auto"/>
                                                                <w:bottom w:val="none" w:sz="0" w:space="0" w:color="auto"/>
                                                                <w:right w:val="none" w:sz="0" w:space="0" w:color="auto"/>
                                                              </w:divBdr>
                                                              <w:divsChild>
                                                                <w:div w:id="625089381">
                                                                  <w:marLeft w:val="0"/>
                                                                  <w:marRight w:val="0"/>
                                                                  <w:marTop w:val="0"/>
                                                                  <w:marBottom w:val="0"/>
                                                                  <w:divBdr>
                                                                    <w:top w:val="none" w:sz="0" w:space="0" w:color="auto"/>
                                                                    <w:left w:val="none" w:sz="0" w:space="0" w:color="auto"/>
                                                                    <w:bottom w:val="none" w:sz="0" w:space="0" w:color="auto"/>
                                                                    <w:right w:val="none" w:sz="0" w:space="0" w:color="auto"/>
                                                                  </w:divBdr>
                                                                  <w:divsChild>
                                                                    <w:div w:id="3723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22995">
                                                          <w:marLeft w:val="0"/>
                                                          <w:marRight w:val="0"/>
                                                          <w:marTop w:val="0"/>
                                                          <w:marBottom w:val="0"/>
                                                          <w:divBdr>
                                                            <w:top w:val="none" w:sz="0" w:space="0" w:color="auto"/>
                                                            <w:left w:val="none" w:sz="0" w:space="0" w:color="auto"/>
                                                            <w:bottom w:val="none" w:sz="0" w:space="0" w:color="auto"/>
                                                            <w:right w:val="none" w:sz="0" w:space="0" w:color="auto"/>
                                                          </w:divBdr>
                                                          <w:divsChild>
                                                            <w:div w:id="1661501103">
                                                              <w:marLeft w:val="0"/>
                                                              <w:marRight w:val="0"/>
                                                              <w:marTop w:val="0"/>
                                                              <w:marBottom w:val="0"/>
                                                              <w:divBdr>
                                                                <w:top w:val="none" w:sz="0" w:space="0" w:color="auto"/>
                                                                <w:left w:val="none" w:sz="0" w:space="0" w:color="auto"/>
                                                                <w:bottom w:val="none" w:sz="0" w:space="0" w:color="auto"/>
                                                                <w:right w:val="none" w:sz="0" w:space="0" w:color="auto"/>
                                                              </w:divBdr>
                                                              <w:divsChild>
                                                                <w:div w:id="9901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8562">
                                                          <w:marLeft w:val="0"/>
                                                          <w:marRight w:val="0"/>
                                                          <w:marTop w:val="0"/>
                                                          <w:marBottom w:val="0"/>
                                                          <w:divBdr>
                                                            <w:top w:val="none" w:sz="0" w:space="0" w:color="auto"/>
                                                            <w:left w:val="none" w:sz="0" w:space="0" w:color="auto"/>
                                                            <w:bottom w:val="none" w:sz="0" w:space="0" w:color="auto"/>
                                                            <w:right w:val="none" w:sz="0" w:space="0" w:color="auto"/>
                                                          </w:divBdr>
                                                          <w:divsChild>
                                                            <w:div w:id="1425223268">
                                                              <w:marLeft w:val="0"/>
                                                              <w:marRight w:val="0"/>
                                                              <w:marTop w:val="0"/>
                                                              <w:marBottom w:val="0"/>
                                                              <w:divBdr>
                                                                <w:top w:val="none" w:sz="0" w:space="0" w:color="auto"/>
                                                                <w:left w:val="none" w:sz="0" w:space="0" w:color="auto"/>
                                                                <w:bottom w:val="none" w:sz="0" w:space="0" w:color="auto"/>
                                                                <w:right w:val="none" w:sz="0" w:space="0" w:color="auto"/>
                                                              </w:divBdr>
                                                              <w:divsChild>
                                                                <w:div w:id="1426924462">
                                                                  <w:marLeft w:val="0"/>
                                                                  <w:marRight w:val="0"/>
                                                                  <w:marTop w:val="0"/>
                                                                  <w:marBottom w:val="0"/>
                                                                  <w:divBdr>
                                                                    <w:top w:val="none" w:sz="0" w:space="0" w:color="auto"/>
                                                                    <w:left w:val="none" w:sz="0" w:space="0" w:color="auto"/>
                                                                    <w:bottom w:val="none" w:sz="0" w:space="0" w:color="auto"/>
                                                                    <w:right w:val="none" w:sz="0" w:space="0" w:color="auto"/>
                                                                  </w:divBdr>
                                                                  <w:divsChild>
                                                                    <w:div w:id="930430472">
                                                                      <w:marLeft w:val="0"/>
                                                                      <w:marRight w:val="0"/>
                                                                      <w:marTop w:val="0"/>
                                                                      <w:marBottom w:val="0"/>
                                                                      <w:divBdr>
                                                                        <w:top w:val="none" w:sz="0" w:space="0" w:color="auto"/>
                                                                        <w:left w:val="none" w:sz="0" w:space="0" w:color="auto"/>
                                                                        <w:bottom w:val="none" w:sz="0" w:space="0" w:color="auto"/>
                                                                        <w:right w:val="none" w:sz="0" w:space="0" w:color="auto"/>
                                                                      </w:divBdr>
                                                                    </w:div>
                                                                    <w:div w:id="117259965">
                                                                      <w:marLeft w:val="0"/>
                                                                      <w:marRight w:val="0"/>
                                                                      <w:marTop w:val="0"/>
                                                                      <w:marBottom w:val="0"/>
                                                                      <w:divBdr>
                                                                        <w:top w:val="none" w:sz="0" w:space="0" w:color="auto"/>
                                                                        <w:left w:val="none" w:sz="0" w:space="0" w:color="auto"/>
                                                                        <w:bottom w:val="none" w:sz="0" w:space="0" w:color="auto"/>
                                                                        <w:right w:val="none" w:sz="0" w:space="0" w:color="auto"/>
                                                                      </w:divBdr>
                                                                    </w:div>
                                                                    <w:div w:id="1687249687">
                                                                      <w:marLeft w:val="0"/>
                                                                      <w:marRight w:val="0"/>
                                                                      <w:marTop w:val="0"/>
                                                                      <w:marBottom w:val="0"/>
                                                                      <w:divBdr>
                                                                        <w:top w:val="none" w:sz="0" w:space="0" w:color="auto"/>
                                                                        <w:left w:val="none" w:sz="0" w:space="0" w:color="auto"/>
                                                                        <w:bottom w:val="none" w:sz="0" w:space="0" w:color="auto"/>
                                                                        <w:right w:val="none" w:sz="0" w:space="0" w:color="auto"/>
                                                                      </w:divBdr>
                                                                    </w:div>
                                                                    <w:div w:id="905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32546">
                                                          <w:marLeft w:val="0"/>
                                                          <w:marRight w:val="0"/>
                                                          <w:marTop w:val="0"/>
                                                          <w:marBottom w:val="0"/>
                                                          <w:divBdr>
                                                            <w:top w:val="none" w:sz="0" w:space="0" w:color="auto"/>
                                                            <w:left w:val="none" w:sz="0" w:space="0" w:color="auto"/>
                                                            <w:bottom w:val="none" w:sz="0" w:space="0" w:color="auto"/>
                                                            <w:right w:val="none" w:sz="0" w:space="0" w:color="auto"/>
                                                          </w:divBdr>
                                                          <w:divsChild>
                                                            <w:div w:id="850027004">
                                                              <w:marLeft w:val="0"/>
                                                              <w:marRight w:val="0"/>
                                                              <w:marTop w:val="0"/>
                                                              <w:marBottom w:val="0"/>
                                                              <w:divBdr>
                                                                <w:top w:val="none" w:sz="0" w:space="0" w:color="auto"/>
                                                                <w:left w:val="none" w:sz="0" w:space="0" w:color="auto"/>
                                                                <w:bottom w:val="none" w:sz="0" w:space="0" w:color="auto"/>
                                                                <w:right w:val="none" w:sz="0" w:space="0" w:color="auto"/>
                                                              </w:divBdr>
                                                              <w:divsChild>
                                                                <w:div w:id="258677833">
                                                                  <w:marLeft w:val="0"/>
                                                                  <w:marRight w:val="0"/>
                                                                  <w:marTop w:val="0"/>
                                                                  <w:marBottom w:val="0"/>
                                                                  <w:divBdr>
                                                                    <w:top w:val="none" w:sz="0" w:space="0" w:color="auto"/>
                                                                    <w:left w:val="none" w:sz="0" w:space="0" w:color="auto"/>
                                                                    <w:bottom w:val="none" w:sz="0" w:space="0" w:color="auto"/>
                                                                    <w:right w:val="none" w:sz="0" w:space="0" w:color="auto"/>
                                                                  </w:divBdr>
                                                                  <w:divsChild>
                                                                    <w:div w:id="18325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50207">
                                                          <w:marLeft w:val="0"/>
                                                          <w:marRight w:val="0"/>
                                                          <w:marTop w:val="0"/>
                                                          <w:marBottom w:val="0"/>
                                                          <w:divBdr>
                                                            <w:top w:val="none" w:sz="0" w:space="0" w:color="auto"/>
                                                            <w:left w:val="none" w:sz="0" w:space="0" w:color="auto"/>
                                                            <w:bottom w:val="none" w:sz="0" w:space="0" w:color="auto"/>
                                                            <w:right w:val="none" w:sz="0" w:space="0" w:color="auto"/>
                                                          </w:divBdr>
                                                          <w:divsChild>
                                                            <w:div w:id="1861771773">
                                                              <w:marLeft w:val="0"/>
                                                              <w:marRight w:val="0"/>
                                                              <w:marTop w:val="0"/>
                                                              <w:marBottom w:val="0"/>
                                                              <w:divBdr>
                                                                <w:top w:val="none" w:sz="0" w:space="0" w:color="auto"/>
                                                                <w:left w:val="none" w:sz="0" w:space="0" w:color="auto"/>
                                                                <w:bottom w:val="none" w:sz="0" w:space="0" w:color="auto"/>
                                                                <w:right w:val="none" w:sz="0" w:space="0" w:color="auto"/>
                                                              </w:divBdr>
                                                              <w:divsChild>
                                                                <w:div w:id="1575817556">
                                                                  <w:marLeft w:val="0"/>
                                                                  <w:marRight w:val="0"/>
                                                                  <w:marTop w:val="0"/>
                                                                  <w:marBottom w:val="0"/>
                                                                  <w:divBdr>
                                                                    <w:top w:val="none" w:sz="0" w:space="0" w:color="auto"/>
                                                                    <w:left w:val="none" w:sz="0" w:space="0" w:color="auto"/>
                                                                    <w:bottom w:val="none" w:sz="0" w:space="0" w:color="auto"/>
                                                                    <w:right w:val="none" w:sz="0" w:space="0" w:color="auto"/>
                                                                  </w:divBdr>
                                                                  <w:divsChild>
                                                                    <w:div w:id="1445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82451">
                                                          <w:marLeft w:val="0"/>
                                                          <w:marRight w:val="0"/>
                                                          <w:marTop w:val="0"/>
                                                          <w:marBottom w:val="0"/>
                                                          <w:divBdr>
                                                            <w:top w:val="none" w:sz="0" w:space="0" w:color="auto"/>
                                                            <w:left w:val="none" w:sz="0" w:space="0" w:color="auto"/>
                                                            <w:bottom w:val="none" w:sz="0" w:space="0" w:color="auto"/>
                                                            <w:right w:val="none" w:sz="0" w:space="0" w:color="auto"/>
                                                          </w:divBdr>
                                                          <w:divsChild>
                                                            <w:div w:id="458257614">
                                                              <w:marLeft w:val="0"/>
                                                              <w:marRight w:val="0"/>
                                                              <w:marTop w:val="0"/>
                                                              <w:marBottom w:val="0"/>
                                                              <w:divBdr>
                                                                <w:top w:val="none" w:sz="0" w:space="0" w:color="auto"/>
                                                                <w:left w:val="none" w:sz="0" w:space="0" w:color="auto"/>
                                                                <w:bottom w:val="none" w:sz="0" w:space="0" w:color="auto"/>
                                                                <w:right w:val="none" w:sz="0" w:space="0" w:color="auto"/>
                                                              </w:divBdr>
                                                              <w:divsChild>
                                                                <w:div w:id="20057136">
                                                                  <w:marLeft w:val="0"/>
                                                                  <w:marRight w:val="0"/>
                                                                  <w:marTop w:val="0"/>
                                                                  <w:marBottom w:val="0"/>
                                                                  <w:divBdr>
                                                                    <w:top w:val="none" w:sz="0" w:space="0" w:color="auto"/>
                                                                    <w:left w:val="none" w:sz="0" w:space="0" w:color="auto"/>
                                                                    <w:bottom w:val="none" w:sz="0" w:space="0" w:color="auto"/>
                                                                    <w:right w:val="none" w:sz="0" w:space="0" w:color="auto"/>
                                                                  </w:divBdr>
                                                                  <w:divsChild>
                                                                    <w:div w:id="11896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216720">
                                                          <w:marLeft w:val="0"/>
                                                          <w:marRight w:val="0"/>
                                                          <w:marTop w:val="0"/>
                                                          <w:marBottom w:val="0"/>
                                                          <w:divBdr>
                                                            <w:top w:val="none" w:sz="0" w:space="0" w:color="auto"/>
                                                            <w:left w:val="none" w:sz="0" w:space="0" w:color="auto"/>
                                                            <w:bottom w:val="none" w:sz="0" w:space="0" w:color="auto"/>
                                                            <w:right w:val="none" w:sz="0" w:space="0" w:color="auto"/>
                                                          </w:divBdr>
                                                          <w:divsChild>
                                                            <w:div w:id="122774202">
                                                              <w:marLeft w:val="0"/>
                                                              <w:marRight w:val="0"/>
                                                              <w:marTop w:val="0"/>
                                                              <w:marBottom w:val="0"/>
                                                              <w:divBdr>
                                                                <w:top w:val="none" w:sz="0" w:space="0" w:color="auto"/>
                                                                <w:left w:val="none" w:sz="0" w:space="0" w:color="auto"/>
                                                                <w:bottom w:val="none" w:sz="0" w:space="0" w:color="auto"/>
                                                                <w:right w:val="none" w:sz="0" w:space="0" w:color="auto"/>
                                                              </w:divBdr>
                                                              <w:divsChild>
                                                                <w:div w:id="119109957">
                                                                  <w:marLeft w:val="0"/>
                                                                  <w:marRight w:val="0"/>
                                                                  <w:marTop w:val="0"/>
                                                                  <w:marBottom w:val="0"/>
                                                                  <w:divBdr>
                                                                    <w:top w:val="none" w:sz="0" w:space="0" w:color="auto"/>
                                                                    <w:left w:val="none" w:sz="0" w:space="0" w:color="auto"/>
                                                                    <w:bottom w:val="none" w:sz="0" w:space="0" w:color="auto"/>
                                                                    <w:right w:val="none" w:sz="0" w:space="0" w:color="auto"/>
                                                                  </w:divBdr>
                                                                  <w:divsChild>
                                                                    <w:div w:id="11512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5971">
                                                          <w:marLeft w:val="0"/>
                                                          <w:marRight w:val="0"/>
                                                          <w:marTop w:val="0"/>
                                                          <w:marBottom w:val="0"/>
                                                          <w:divBdr>
                                                            <w:top w:val="none" w:sz="0" w:space="0" w:color="auto"/>
                                                            <w:left w:val="none" w:sz="0" w:space="0" w:color="auto"/>
                                                            <w:bottom w:val="none" w:sz="0" w:space="0" w:color="auto"/>
                                                            <w:right w:val="none" w:sz="0" w:space="0" w:color="auto"/>
                                                          </w:divBdr>
                                                          <w:divsChild>
                                                            <w:div w:id="198202544">
                                                              <w:marLeft w:val="0"/>
                                                              <w:marRight w:val="0"/>
                                                              <w:marTop w:val="0"/>
                                                              <w:marBottom w:val="0"/>
                                                              <w:divBdr>
                                                                <w:top w:val="none" w:sz="0" w:space="0" w:color="auto"/>
                                                                <w:left w:val="none" w:sz="0" w:space="0" w:color="auto"/>
                                                                <w:bottom w:val="none" w:sz="0" w:space="0" w:color="auto"/>
                                                                <w:right w:val="none" w:sz="0" w:space="0" w:color="auto"/>
                                                              </w:divBdr>
                                                              <w:divsChild>
                                                                <w:div w:id="2102528259">
                                                                  <w:marLeft w:val="0"/>
                                                                  <w:marRight w:val="0"/>
                                                                  <w:marTop w:val="0"/>
                                                                  <w:marBottom w:val="0"/>
                                                                  <w:divBdr>
                                                                    <w:top w:val="none" w:sz="0" w:space="0" w:color="auto"/>
                                                                    <w:left w:val="none" w:sz="0" w:space="0" w:color="auto"/>
                                                                    <w:bottom w:val="none" w:sz="0" w:space="0" w:color="auto"/>
                                                                    <w:right w:val="none" w:sz="0" w:space="0" w:color="auto"/>
                                                                  </w:divBdr>
                                                                  <w:divsChild>
                                                                    <w:div w:id="7985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33739">
                                                          <w:marLeft w:val="0"/>
                                                          <w:marRight w:val="0"/>
                                                          <w:marTop w:val="0"/>
                                                          <w:marBottom w:val="0"/>
                                                          <w:divBdr>
                                                            <w:top w:val="none" w:sz="0" w:space="0" w:color="auto"/>
                                                            <w:left w:val="none" w:sz="0" w:space="0" w:color="auto"/>
                                                            <w:bottom w:val="none" w:sz="0" w:space="0" w:color="auto"/>
                                                            <w:right w:val="none" w:sz="0" w:space="0" w:color="auto"/>
                                                          </w:divBdr>
                                                          <w:divsChild>
                                                            <w:div w:id="630669680">
                                                              <w:marLeft w:val="0"/>
                                                              <w:marRight w:val="0"/>
                                                              <w:marTop w:val="0"/>
                                                              <w:marBottom w:val="0"/>
                                                              <w:divBdr>
                                                                <w:top w:val="none" w:sz="0" w:space="0" w:color="auto"/>
                                                                <w:left w:val="none" w:sz="0" w:space="0" w:color="auto"/>
                                                                <w:bottom w:val="none" w:sz="0" w:space="0" w:color="auto"/>
                                                                <w:right w:val="none" w:sz="0" w:space="0" w:color="auto"/>
                                                              </w:divBdr>
                                                              <w:divsChild>
                                                                <w:div w:id="1214464900">
                                                                  <w:marLeft w:val="0"/>
                                                                  <w:marRight w:val="0"/>
                                                                  <w:marTop w:val="0"/>
                                                                  <w:marBottom w:val="0"/>
                                                                  <w:divBdr>
                                                                    <w:top w:val="none" w:sz="0" w:space="0" w:color="auto"/>
                                                                    <w:left w:val="none" w:sz="0" w:space="0" w:color="auto"/>
                                                                    <w:bottom w:val="none" w:sz="0" w:space="0" w:color="auto"/>
                                                                    <w:right w:val="none" w:sz="0" w:space="0" w:color="auto"/>
                                                                  </w:divBdr>
                                                                  <w:divsChild>
                                                                    <w:div w:id="2403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15513">
                                                          <w:marLeft w:val="0"/>
                                                          <w:marRight w:val="0"/>
                                                          <w:marTop w:val="0"/>
                                                          <w:marBottom w:val="0"/>
                                                          <w:divBdr>
                                                            <w:top w:val="none" w:sz="0" w:space="0" w:color="auto"/>
                                                            <w:left w:val="none" w:sz="0" w:space="0" w:color="auto"/>
                                                            <w:bottom w:val="none" w:sz="0" w:space="0" w:color="auto"/>
                                                            <w:right w:val="none" w:sz="0" w:space="0" w:color="auto"/>
                                                          </w:divBdr>
                                                          <w:divsChild>
                                                            <w:div w:id="1418743033">
                                                              <w:marLeft w:val="0"/>
                                                              <w:marRight w:val="0"/>
                                                              <w:marTop w:val="0"/>
                                                              <w:marBottom w:val="0"/>
                                                              <w:divBdr>
                                                                <w:top w:val="none" w:sz="0" w:space="0" w:color="auto"/>
                                                                <w:left w:val="none" w:sz="0" w:space="0" w:color="auto"/>
                                                                <w:bottom w:val="none" w:sz="0" w:space="0" w:color="auto"/>
                                                                <w:right w:val="none" w:sz="0" w:space="0" w:color="auto"/>
                                                              </w:divBdr>
                                                              <w:divsChild>
                                                                <w:div w:id="227611991">
                                                                  <w:marLeft w:val="0"/>
                                                                  <w:marRight w:val="0"/>
                                                                  <w:marTop w:val="0"/>
                                                                  <w:marBottom w:val="0"/>
                                                                  <w:divBdr>
                                                                    <w:top w:val="none" w:sz="0" w:space="0" w:color="auto"/>
                                                                    <w:left w:val="none" w:sz="0" w:space="0" w:color="auto"/>
                                                                    <w:bottom w:val="none" w:sz="0" w:space="0" w:color="auto"/>
                                                                    <w:right w:val="none" w:sz="0" w:space="0" w:color="auto"/>
                                                                  </w:divBdr>
                                                                  <w:divsChild>
                                                                    <w:div w:id="839004511">
                                                                      <w:marLeft w:val="0"/>
                                                                      <w:marRight w:val="0"/>
                                                                      <w:marTop w:val="0"/>
                                                                      <w:marBottom w:val="0"/>
                                                                      <w:divBdr>
                                                                        <w:top w:val="none" w:sz="0" w:space="0" w:color="auto"/>
                                                                        <w:left w:val="none" w:sz="0" w:space="0" w:color="auto"/>
                                                                        <w:bottom w:val="none" w:sz="0" w:space="0" w:color="auto"/>
                                                                        <w:right w:val="none" w:sz="0" w:space="0" w:color="auto"/>
                                                                      </w:divBdr>
                                                                    </w:div>
                                                                  </w:divsChild>
                                                                </w:div>
                                                                <w:div w:id="556860989">
                                                                  <w:marLeft w:val="0"/>
                                                                  <w:marRight w:val="0"/>
                                                                  <w:marTop w:val="0"/>
                                                                  <w:marBottom w:val="0"/>
                                                                  <w:divBdr>
                                                                    <w:top w:val="none" w:sz="0" w:space="0" w:color="auto"/>
                                                                    <w:left w:val="none" w:sz="0" w:space="0" w:color="auto"/>
                                                                    <w:bottom w:val="none" w:sz="0" w:space="0" w:color="auto"/>
                                                                    <w:right w:val="none" w:sz="0" w:space="0" w:color="auto"/>
                                                                  </w:divBdr>
                                                                  <w:divsChild>
                                                                    <w:div w:id="1087263377">
                                                                      <w:marLeft w:val="0"/>
                                                                      <w:marRight w:val="0"/>
                                                                      <w:marTop w:val="0"/>
                                                                      <w:marBottom w:val="0"/>
                                                                      <w:divBdr>
                                                                        <w:top w:val="none" w:sz="0" w:space="0" w:color="auto"/>
                                                                        <w:left w:val="none" w:sz="0" w:space="0" w:color="auto"/>
                                                                        <w:bottom w:val="none" w:sz="0" w:space="0" w:color="auto"/>
                                                                        <w:right w:val="none" w:sz="0" w:space="0" w:color="auto"/>
                                                                      </w:divBdr>
                                                                      <w:divsChild>
                                                                        <w:div w:id="1292636516">
                                                                          <w:marLeft w:val="0"/>
                                                                          <w:marRight w:val="0"/>
                                                                          <w:marTop w:val="0"/>
                                                                          <w:marBottom w:val="0"/>
                                                                          <w:divBdr>
                                                                            <w:top w:val="none" w:sz="0" w:space="0" w:color="auto"/>
                                                                            <w:left w:val="none" w:sz="0" w:space="0" w:color="auto"/>
                                                                            <w:bottom w:val="none" w:sz="0" w:space="0" w:color="auto"/>
                                                                            <w:right w:val="none" w:sz="0" w:space="0" w:color="auto"/>
                                                                          </w:divBdr>
                                                                          <w:divsChild>
                                                                            <w:div w:id="1384714049">
                                                                              <w:marLeft w:val="0"/>
                                                                              <w:marRight w:val="0"/>
                                                                              <w:marTop w:val="0"/>
                                                                              <w:marBottom w:val="0"/>
                                                                              <w:divBdr>
                                                                                <w:top w:val="none" w:sz="0" w:space="0" w:color="auto"/>
                                                                                <w:left w:val="none" w:sz="0" w:space="0" w:color="auto"/>
                                                                                <w:bottom w:val="none" w:sz="0" w:space="0" w:color="auto"/>
                                                                                <w:right w:val="none" w:sz="0" w:space="0" w:color="auto"/>
                                                                              </w:divBdr>
                                                                              <w:divsChild>
                                                                                <w:div w:id="19845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153531">
                                                          <w:marLeft w:val="0"/>
                                                          <w:marRight w:val="0"/>
                                                          <w:marTop w:val="0"/>
                                                          <w:marBottom w:val="0"/>
                                                          <w:divBdr>
                                                            <w:top w:val="none" w:sz="0" w:space="0" w:color="auto"/>
                                                            <w:left w:val="none" w:sz="0" w:space="0" w:color="auto"/>
                                                            <w:bottom w:val="none" w:sz="0" w:space="0" w:color="auto"/>
                                                            <w:right w:val="none" w:sz="0" w:space="0" w:color="auto"/>
                                                          </w:divBdr>
                                                          <w:divsChild>
                                                            <w:div w:id="33965854">
                                                              <w:marLeft w:val="0"/>
                                                              <w:marRight w:val="0"/>
                                                              <w:marTop w:val="0"/>
                                                              <w:marBottom w:val="0"/>
                                                              <w:divBdr>
                                                                <w:top w:val="none" w:sz="0" w:space="0" w:color="auto"/>
                                                                <w:left w:val="none" w:sz="0" w:space="0" w:color="auto"/>
                                                                <w:bottom w:val="none" w:sz="0" w:space="0" w:color="auto"/>
                                                                <w:right w:val="none" w:sz="0" w:space="0" w:color="auto"/>
                                                              </w:divBdr>
                                                              <w:divsChild>
                                                                <w:div w:id="663433846">
                                                                  <w:marLeft w:val="0"/>
                                                                  <w:marRight w:val="0"/>
                                                                  <w:marTop w:val="0"/>
                                                                  <w:marBottom w:val="0"/>
                                                                  <w:divBdr>
                                                                    <w:top w:val="none" w:sz="0" w:space="0" w:color="auto"/>
                                                                    <w:left w:val="none" w:sz="0" w:space="0" w:color="auto"/>
                                                                    <w:bottom w:val="none" w:sz="0" w:space="0" w:color="auto"/>
                                                                    <w:right w:val="none" w:sz="0" w:space="0" w:color="auto"/>
                                                                  </w:divBdr>
                                                                  <w:divsChild>
                                                                    <w:div w:id="18431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428305">
                                                          <w:marLeft w:val="0"/>
                                                          <w:marRight w:val="0"/>
                                                          <w:marTop w:val="0"/>
                                                          <w:marBottom w:val="0"/>
                                                          <w:divBdr>
                                                            <w:top w:val="none" w:sz="0" w:space="0" w:color="auto"/>
                                                            <w:left w:val="none" w:sz="0" w:space="0" w:color="auto"/>
                                                            <w:bottom w:val="none" w:sz="0" w:space="0" w:color="auto"/>
                                                            <w:right w:val="none" w:sz="0" w:space="0" w:color="auto"/>
                                                          </w:divBdr>
                                                          <w:divsChild>
                                                            <w:div w:id="346835403">
                                                              <w:marLeft w:val="0"/>
                                                              <w:marRight w:val="0"/>
                                                              <w:marTop w:val="0"/>
                                                              <w:marBottom w:val="0"/>
                                                              <w:divBdr>
                                                                <w:top w:val="none" w:sz="0" w:space="0" w:color="auto"/>
                                                                <w:left w:val="none" w:sz="0" w:space="0" w:color="auto"/>
                                                                <w:bottom w:val="none" w:sz="0" w:space="0" w:color="auto"/>
                                                                <w:right w:val="none" w:sz="0" w:space="0" w:color="auto"/>
                                                              </w:divBdr>
                                                              <w:divsChild>
                                                                <w:div w:id="771365543">
                                                                  <w:marLeft w:val="0"/>
                                                                  <w:marRight w:val="0"/>
                                                                  <w:marTop w:val="0"/>
                                                                  <w:marBottom w:val="0"/>
                                                                  <w:divBdr>
                                                                    <w:top w:val="none" w:sz="0" w:space="0" w:color="auto"/>
                                                                    <w:left w:val="none" w:sz="0" w:space="0" w:color="auto"/>
                                                                    <w:bottom w:val="none" w:sz="0" w:space="0" w:color="auto"/>
                                                                    <w:right w:val="none" w:sz="0" w:space="0" w:color="auto"/>
                                                                  </w:divBdr>
                                                                  <w:divsChild>
                                                                    <w:div w:id="59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60516">
                                                          <w:marLeft w:val="0"/>
                                                          <w:marRight w:val="0"/>
                                                          <w:marTop w:val="0"/>
                                                          <w:marBottom w:val="0"/>
                                                          <w:divBdr>
                                                            <w:top w:val="none" w:sz="0" w:space="0" w:color="auto"/>
                                                            <w:left w:val="none" w:sz="0" w:space="0" w:color="auto"/>
                                                            <w:bottom w:val="none" w:sz="0" w:space="0" w:color="auto"/>
                                                            <w:right w:val="none" w:sz="0" w:space="0" w:color="auto"/>
                                                          </w:divBdr>
                                                          <w:divsChild>
                                                            <w:div w:id="1617517525">
                                                              <w:marLeft w:val="0"/>
                                                              <w:marRight w:val="0"/>
                                                              <w:marTop w:val="0"/>
                                                              <w:marBottom w:val="0"/>
                                                              <w:divBdr>
                                                                <w:top w:val="none" w:sz="0" w:space="0" w:color="auto"/>
                                                                <w:left w:val="none" w:sz="0" w:space="0" w:color="auto"/>
                                                                <w:bottom w:val="none" w:sz="0" w:space="0" w:color="auto"/>
                                                                <w:right w:val="none" w:sz="0" w:space="0" w:color="auto"/>
                                                              </w:divBdr>
                                                              <w:divsChild>
                                                                <w:div w:id="1572808973">
                                                                  <w:marLeft w:val="0"/>
                                                                  <w:marRight w:val="0"/>
                                                                  <w:marTop w:val="0"/>
                                                                  <w:marBottom w:val="0"/>
                                                                  <w:divBdr>
                                                                    <w:top w:val="none" w:sz="0" w:space="0" w:color="auto"/>
                                                                    <w:left w:val="none" w:sz="0" w:space="0" w:color="auto"/>
                                                                    <w:bottom w:val="none" w:sz="0" w:space="0" w:color="auto"/>
                                                                    <w:right w:val="none" w:sz="0" w:space="0" w:color="auto"/>
                                                                  </w:divBdr>
                                                                  <w:divsChild>
                                                                    <w:div w:id="19873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930990">
                                                          <w:marLeft w:val="0"/>
                                                          <w:marRight w:val="0"/>
                                                          <w:marTop w:val="0"/>
                                                          <w:marBottom w:val="0"/>
                                                          <w:divBdr>
                                                            <w:top w:val="none" w:sz="0" w:space="0" w:color="auto"/>
                                                            <w:left w:val="none" w:sz="0" w:space="0" w:color="auto"/>
                                                            <w:bottom w:val="none" w:sz="0" w:space="0" w:color="auto"/>
                                                            <w:right w:val="none" w:sz="0" w:space="0" w:color="auto"/>
                                                          </w:divBdr>
                                                          <w:divsChild>
                                                            <w:div w:id="1276908652">
                                                              <w:marLeft w:val="0"/>
                                                              <w:marRight w:val="0"/>
                                                              <w:marTop w:val="0"/>
                                                              <w:marBottom w:val="0"/>
                                                              <w:divBdr>
                                                                <w:top w:val="none" w:sz="0" w:space="0" w:color="auto"/>
                                                                <w:left w:val="none" w:sz="0" w:space="0" w:color="auto"/>
                                                                <w:bottom w:val="none" w:sz="0" w:space="0" w:color="auto"/>
                                                                <w:right w:val="none" w:sz="0" w:space="0" w:color="auto"/>
                                                              </w:divBdr>
                                                              <w:divsChild>
                                                                <w:div w:id="434374225">
                                                                  <w:marLeft w:val="0"/>
                                                                  <w:marRight w:val="0"/>
                                                                  <w:marTop w:val="0"/>
                                                                  <w:marBottom w:val="0"/>
                                                                  <w:divBdr>
                                                                    <w:top w:val="none" w:sz="0" w:space="0" w:color="auto"/>
                                                                    <w:left w:val="none" w:sz="0" w:space="0" w:color="auto"/>
                                                                    <w:bottom w:val="none" w:sz="0" w:space="0" w:color="auto"/>
                                                                    <w:right w:val="none" w:sz="0" w:space="0" w:color="auto"/>
                                                                  </w:divBdr>
                                                                  <w:divsChild>
                                                                    <w:div w:id="11710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9995">
                                                          <w:marLeft w:val="0"/>
                                                          <w:marRight w:val="0"/>
                                                          <w:marTop w:val="0"/>
                                                          <w:marBottom w:val="0"/>
                                                          <w:divBdr>
                                                            <w:top w:val="none" w:sz="0" w:space="0" w:color="auto"/>
                                                            <w:left w:val="none" w:sz="0" w:space="0" w:color="auto"/>
                                                            <w:bottom w:val="none" w:sz="0" w:space="0" w:color="auto"/>
                                                            <w:right w:val="none" w:sz="0" w:space="0" w:color="auto"/>
                                                          </w:divBdr>
                                                          <w:divsChild>
                                                            <w:div w:id="623077720">
                                                              <w:marLeft w:val="0"/>
                                                              <w:marRight w:val="0"/>
                                                              <w:marTop w:val="0"/>
                                                              <w:marBottom w:val="0"/>
                                                              <w:divBdr>
                                                                <w:top w:val="none" w:sz="0" w:space="0" w:color="auto"/>
                                                                <w:left w:val="none" w:sz="0" w:space="0" w:color="auto"/>
                                                                <w:bottom w:val="none" w:sz="0" w:space="0" w:color="auto"/>
                                                                <w:right w:val="none" w:sz="0" w:space="0" w:color="auto"/>
                                                              </w:divBdr>
                                                              <w:divsChild>
                                                                <w:div w:id="1680694091">
                                                                  <w:marLeft w:val="0"/>
                                                                  <w:marRight w:val="0"/>
                                                                  <w:marTop w:val="0"/>
                                                                  <w:marBottom w:val="0"/>
                                                                  <w:divBdr>
                                                                    <w:top w:val="none" w:sz="0" w:space="0" w:color="auto"/>
                                                                    <w:left w:val="none" w:sz="0" w:space="0" w:color="auto"/>
                                                                    <w:bottom w:val="none" w:sz="0" w:space="0" w:color="auto"/>
                                                                    <w:right w:val="none" w:sz="0" w:space="0" w:color="auto"/>
                                                                  </w:divBdr>
                                                                  <w:divsChild>
                                                                    <w:div w:id="1488978353">
                                                                      <w:marLeft w:val="0"/>
                                                                      <w:marRight w:val="0"/>
                                                                      <w:marTop w:val="0"/>
                                                                      <w:marBottom w:val="0"/>
                                                                      <w:divBdr>
                                                                        <w:top w:val="none" w:sz="0" w:space="0" w:color="auto"/>
                                                                        <w:left w:val="none" w:sz="0" w:space="0" w:color="auto"/>
                                                                        <w:bottom w:val="none" w:sz="0" w:space="0" w:color="auto"/>
                                                                        <w:right w:val="none" w:sz="0" w:space="0" w:color="auto"/>
                                                                      </w:divBdr>
                                                                    </w:div>
                                                                  </w:divsChild>
                                                                </w:div>
                                                                <w:div w:id="2109964174">
                                                                  <w:marLeft w:val="0"/>
                                                                  <w:marRight w:val="0"/>
                                                                  <w:marTop w:val="0"/>
                                                                  <w:marBottom w:val="0"/>
                                                                  <w:divBdr>
                                                                    <w:top w:val="none" w:sz="0" w:space="0" w:color="auto"/>
                                                                    <w:left w:val="none" w:sz="0" w:space="0" w:color="auto"/>
                                                                    <w:bottom w:val="none" w:sz="0" w:space="0" w:color="auto"/>
                                                                    <w:right w:val="none" w:sz="0" w:space="0" w:color="auto"/>
                                                                  </w:divBdr>
                                                                  <w:divsChild>
                                                                    <w:div w:id="155003984">
                                                                      <w:marLeft w:val="0"/>
                                                                      <w:marRight w:val="0"/>
                                                                      <w:marTop w:val="0"/>
                                                                      <w:marBottom w:val="0"/>
                                                                      <w:divBdr>
                                                                        <w:top w:val="none" w:sz="0" w:space="0" w:color="auto"/>
                                                                        <w:left w:val="none" w:sz="0" w:space="0" w:color="auto"/>
                                                                        <w:bottom w:val="none" w:sz="0" w:space="0" w:color="auto"/>
                                                                        <w:right w:val="none" w:sz="0" w:space="0" w:color="auto"/>
                                                                      </w:divBdr>
                                                                      <w:divsChild>
                                                                        <w:div w:id="17508642">
                                                                          <w:marLeft w:val="0"/>
                                                                          <w:marRight w:val="0"/>
                                                                          <w:marTop w:val="0"/>
                                                                          <w:marBottom w:val="0"/>
                                                                          <w:divBdr>
                                                                            <w:top w:val="none" w:sz="0" w:space="0" w:color="auto"/>
                                                                            <w:left w:val="none" w:sz="0" w:space="0" w:color="auto"/>
                                                                            <w:bottom w:val="none" w:sz="0" w:space="0" w:color="auto"/>
                                                                            <w:right w:val="none" w:sz="0" w:space="0" w:color="auto"/>
                                                                          </w:divBdr>
                                                                          <w:divsChild>
                                                                            <w:div w:id="1222135890">
                                                                              <w:marLeft w:val="0"/>
                                                                              <w:marRight w:val="0"/>
                                                                              <w:marTop w:val="0"/>
                                                                              <w:marBottom w:val="0"/>
                                                                              <w:divBdr>
                                                                                <w:top w:val="none" w:sz="0" w:space="0" w:color="auto"/>
                                                                                <w:left w:val="none" w:sz="0" w:space="0" w:color="auto"/>
                                                                                <w:bottom w:val="none" w:sz="0" w:space="0" w:color="auto"/>
                                                                                <w:right w:val="none" w:sz="0" w:space="0" w:color="auto"/>
                                                                              </w:divBdr>
                                                                              <w:divsChild>
                                                                                <w:div w:id="141219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722172">
                                                          <w:marLeft w:val="0"/>
                                                          <w:marRight w:val="0"/>
                                                          <w:marTop w:val="0"/>
                                                          <w:marBottom w:val="0"/>
                                                          <w:divBdr>
                                                            <w:top w:val="none" w:sz="0" w:space="0" w:color="auto"/>
                                                            <w:left w:val="none" w:sz="0" w:space="0" w:color="auto"/>
                                                            <w:bottom w:val="none" w:sz="0" w:space="0" w:color="auto"/>
                                                            <w:right w:val="none" w:sz="0" w:space="0" w:color="auto"/>
                                                          </w:divBdr>
                                                          <w:divsChild>
                                                            <w:div w:id="1366711767">
                                                              <w:marLeft w:val="0"/>
                                                              <w:marRight w:val="0"/>
                                                              <w:marTop w:val="0"/>
                                                              <w:marBottom w:val="0"/>
                                                              <w:divBdr>
                                                                <w:top w:val="none" w:sz="0" w:space="0" w:color="auto"/>
                                                                <w:left w:val="none" w:sz="0" w:space="0" w:color="auto"/>
                                                                <w:bottom w:val="none" w:sz="0" w:space="0" w:color="auto"/>
                                                                <w:right w:val="none" w:sz="0" w:space="0" w:color="auto"/>
                                                              </w:divBdr>
                                                              <w:divsChild>
                                                                <w:div w:id="1060248560">
                                                                  <w:marLeft w:val="0"/>
                                                                  <w:marRight w:val="0"/>
                                                                  <w:marTop w:val="0"/>
                                                                  <w:marBottom w:val="0"/>
                                                                  <w:divBdr>
                                                                    <w:top w:val="none" w:sz="0" w:space="0" w:color="auto"/>
                                                                    <w:left w:val="none" w:sz="0" w:space="0" w:color="auto"/>
                                                                    <w:bottom w:val="none" w:sz="0" w:space="0" w:color="auto"/>
                                                                    <w:right w:val="none" w:sz="0" w:space="0" w:color="auto"/>
                                                                  </w:divBdr>
                                                                  <w:divsChild>
                                                                    <w:div w:id="10070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667097">
                                                          <w:marLeft w:val="0"/>
                                                          <w:marRight w:val="0"/>
                                                          <w:marTop w:val="0"/>
                                                          <w:marBottom w:val="0"/>
                                                          <w:divBdr>
                                                            <w:top w:val="none" w:sz="0" w:space="0" w:color="auto"/>
                                                            <w:left w:val="none" w:sz="0" w:space="0" w:color="auto"/>
                                                            <w:bottom w:val="none" w:sz="0" w:space="0" w:color="auto"/>
                                                            <w:right w:val="none" w:sz="0" w:space="0" w:color="auto"/>
                                                          </w:divBdr>
                                                          <w:divsChild>
                                                            <w:div w:id="204953914">
                                                              <w:marLeft w:val="0"/>
                                                              <w:marRight w:val="0"/>
                                                              <w:marTop w:val="0"/>
                                                              <w:marBottom w:val="0"/>
                                                              <w:divBdr>
                                                                <w:top w:val="none" w:sz="0" w:space="0" w:color="auto"/>
                                                                <w:left w:val="none" w:sz="0" w:space="0" w:color="auto"/>
                                                                <w:bottom w:val="none" w:sz="0" w:space="0" w:color="auto"/>
                                                                <w:right w:val="none" w:sz="0" w:space="0" w:color="auto"/>
                                                              </w:divBdr>
                                                              <w:divsChild>
                                                                <w:div w:id="1023090858">
                                                                  <w:marLeft w:val="0"/>
                                                                  <w:marRight w:val="0"/>
                                                                  <w:marTop w:val="0"/>
                                                                  <w:marBottom w:val="0"/>
                                                                  <w:divBdr>
                                                                    <w:top w:val="none" w:sz="0" w:space="0" w:color="auto"/>
                                                                    <w:left w:val="none" w:sz="0" w:space="0" w:color="auto"/>
                                                                    <w:bottom w:val="none" w:sz="0" w:space="0" w:color="auto"/>
                                                                    <w:right w:val="none" w:sz="0" w:space="0" w:color="auto"/>
                                                                  </w:divBdr>
                                                                  <w:divsChild>
                                                                    <w:div w:id="1192764463">
                                                                      <w:marLeft w:val="0"/>
                                                                      <w:marRight w:val="0"/>
                                                                      <w:marTop w:val="0"/>
                                                                      <w:marBottom w:val="0"/>
                                                                      <w:divBdr>
                                                                        <w:top w:val="none" w:sz="0" w:space="0" w:color="auto"/>
                                                                        <w:left w:val="none" w:sz="0" w:space="0" w:color="auto"/>
                                                                        <w:bottom w:val="none" w:sz="0" w:space="0" w:color="auto"/>
                                                                        <w:right w:val="none" w:sz="0" w:space="0" w:color="auto"/>
                                                                      </w:divBdr>
                                                                    </w:div>
                                                                  </w:divsChild>
                                                                </w:div>
                                                                <w:div w:id="2056737558">
                                                                  <w:marLeft w:val="0"/>
                                                                  <w:marRight w:val="0"/>
                                                                  <w:marTop w:val="0"/>
                                                                  <w:marBottom w:val="0"/>
                                                                  <w:divBdr>
                                                                    <w:top w:val="none" w:sz="0" w:space="0" w:color="auto"/>
                                                                    <w:left w:val="none" w:sz="0" w:space="0" w:color="auto"/>
                                                                    <w:bottom w:val="none" w:sz="0" w:space="0" w:color="auto"/>
                                                                    <w:right w:val="none" w:sz="0" w:space="0" w:color="auto"/>
                                                                  </w:divBdr>
                                                                  <w:divsChild>
                                                                    <w:div w:id="1796673477">
                                                                      <w:marLeft w:val="0"/>
                                                                      <w:marRight w:val="0"/>
                                                                      <w:marTop w:val="0"/>
                                                                      <w:marBottom w:val="0"/>
                                                                      <w:divBdr>
                                                                        <w:top w:val="none" w:sz="0" w:space="0" w:color="auto"/>
                                                                        <w:left w:val="none" w:sz="0" w:space="0" w:color="auto"/>
                                                                        <w:bottom w:val="none" w:sz="0" w:space="0" w:color="auto"/>
                                                                        <w:right w:val="none" w:sz="0" w:space="0" w:color="auto"/>
                                                                      </w:divBdr>
                                                                      <w:divsChild>
                                                                        <w:div w:id="293633873">
                                                                          <w:marLeft w:val="0"/>
                                                                          <w:marRight w:val="0"/>
                                                                          <w:marTop w:val="0"/>
                                                                          <w:marBottom w:val="0"/>
                                                                          <w:divBdr>
                                                                            <w:top w:val="none" w:sz="0" w:space="0" w:color="auto"/>
                                                                            <w:left w:val="none" w:sz="0" w:space="0" w:color="auto"/>
                                                                            <w:bottom w:val="none" w:sz="0" w:space="0" w:color="auto"/>
                                                                            <w:right w:val="none" w:sz="0" w:space="0" w:color="auto"/>
                                                                          </w:divBdr>
                                                                          <w:divsChild>
                                                                            <w:div w:id="1528564991">
                                                                              <w:marLeft w:val="0"/>
                                                                              <w:marRight w:val="0"/>
                                                                              <w:marTop w:val="0"/>
                                                                              <w:marBottom w:val="0"/>
                                                                              <w:divBdr>
                                                                                <w:top w:val="none" w:sz="0" w:space="0" w:color="auto"/>
                                                                                <w:left w:val="none" w:sz="0" w:space="0" w:color="auto"/>
                                                                                <w:bottom w:val="none" w:sz="0" w:space="0" w:color="auto"/>
                                                                                <w:right w:val="none" w:sz="0" w:space="0" w:color="auto"/>
                                                                              </w:divBdr>
                                                                              <w:divsChild>
                                                                                <w:div w:id="2983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6776234">
      <w:bodyDiv w:val="1"/>
      <w:marLeft w:val="0"/>
      <w:marRight w:val="0"/>
      <w:marTop w:val="0"/>
      <w:marBottom w:val="0"/>
      <w:divBdr>
        <w:top w:val="none" w:sz="0" w:space="0" w:color="auto"/>
        <w:left w:val="none" w:sz="0" w:space="0" w:color="auto"/>
        <w:bottom w:val="none" w:sz="0" w:space="0" w:color="auto"/>
        <w:right w:val="none" w:sz="0" w:space="0" w:color="auto"/>
      </w:divBdr>
      <w:divsChild>
        <w:div w:id="959804309">
          <w:marLeft w:val="0"/>
          <w:marRight w:val="0"/>
          <w:marTop w:val="0"/>
          <w:marBottom w:val="0"/>
          <w:divBdr>
            <w:top w:val="none" w:sz="0" w:space="0" w:color="auto"/>
            <w:left w:val="none" w:sz="0" w:space="0" w:color="auto"/>
            <w:bottom w:val="none" w:sz="0" w:space="0" w:color="auto"/>
            <w:right w:val="none" w:sz="0" w:space="0" w:color="auto"/>
          </w:divBdr>
          <w:divsChild>
            <w:div w:id="76442122">
              <w:marLeft w:val="0"/>
              <w:marRight w:val="0"/>
              <w:marTop w:val="0"/>
              <w:marBottom w:val="0"/>
              <w:divBdr>
                <w:top w:val="none" w:sz="0" w:space="0" w:color="auto"/>
                <w:left w:val="none" w:sz="0" w:space="0" w:color="auto"/>
                <w:bottom w:val="none" w:sz="0" w:space="0" w:color="auto"/>
                <w:right w:val="none" w:sz="0" w:space="0" w:color="auto"/>
              </w:divBdr>
              <w:divsChild>
                <w:div w:id="1565750747">
                  <w:marLeft w:val="0"/>
                  <w:marRight w:val="0"/>
                  <w:marTop w:val="0"/>
                  <w:marBottom w:val="0"/>
                  <w:divBdr>
                    <w:top w:val="none" w:sz="0" w:space="0" w:color="auto"/>
                    <w:left w:val="none" w:sz="0" w:space="0" w:color="auto"/>
                    <w:bottom w:val="none" w:sz="0" w:space="0" w:color="auto"/>
                    <w:right w:val="none" w:sz="0" w:space="0" w:color="auto"/>
                  </w:divBdr>
                  <w:divsChild>
                    <w:div w:id="368260622">
                      <w:marLeft w:val="0"/>
                      <w:marRight w:val="0"/>
                      <w:marTop w:val="0"/>
                      <w:marBottom w:val="0"/>
                      <w:divBdr>
                        <w:top w:val="none" w:sz="0" w:space="0" w:color="auto"/>
                        <w:left w:val="none" w:sz="0" w:space="0" w:color="auto"/>
                        <w:bottom w:val="none" w:sz="0" w:space="0" w:color="auto"/>
                        <w:right w:val="none" w:sz="0" w:space="0" w:color="auto"/>
                      </w:divBdr>
                      <w:divsChild>
                        <w:div w:id="1796025975">
                          <w:marLeft w:val="0"/>
                          <w:marRight w:val="0"/>
                          <w:marTop w:val="0"/>
                          <w:marBottom w:val="0"/>
                          <w:divBdr>
                            <w:top w:val="none" w:sz="0" w:space="0" w:color="auto"/>
                            <w:left w:val="none" w:sz="0" w:space="0" w:color="auto"/>
                            <w:bottom w:val="none" w:sz="0" w:space="0" w:color="auto"/>
                            <w:right w:val="none" w:sz="0" w:space="0" w:color="auto"/>
                          </w:divBdr>
                          <w:divsChild>
                            <w:div w:id="1034573266">
                              <w:marLeft w:val="0"/>
                              <w:marRight w:val="0"/>
                              <w:marTop w:val="0"/>
                              <w:marBottom w:val="0"/>
                              <w:divBdr>
                                <w:top w:val="none" w:sz="0" w:space="0" w:color="auto"/>
                                <w:left w:val="none" w:sz="0" w:space="0" w:color="auto"/>
                                <w:bottom w:val="none" w:sz="0" w:space="0" w:color="auto"/>
                                <w:right w:val="none" w:sz="0" w:space="0" w:color="auto"/>
                              </w:divBdr>
                              <w:divsChild>
                                <w:div w:id="1819227585">
                                  <w:marLeft w:val="0"/>
                                  <w:marRight w:val="0"/>
                                  <w:marTop w:val="0"/>
                                  <w:marBottom w:val="0"/>
                                  <w:divBdr>
                                    <w:top w:val="none" w:sz="0" w:space="0" w:color="auto"/>
                                    <w:left w:val="none" w:sz="0" w:space="0" w:color="auto"/>
                                    <w:bottom w:val="none" w:sz="0" w:space="0" w:color="auto"/>
                                    <w:right w:val="none" w:sz="0" w:space="0" w:color="auto"/>
                                  </w:divBdr>
                                  <w:divsChild>
                                    <w:div w:id="4747401">
                                      <w:marLeft w:val="0"/>
                                      <w:marRight w:val="0"/>
                                      <w:marTop w:val="0"/>
                                      <w:marBottom w:val="0"/>
                                      <w:divBdr>
                                        <w:top w:val="none" w:sz="0" w:space="0" w:color="auto"/>
                                        <w:left w:val="none" w:sz="0" w:space="0" w:color="auto"/>
                                        <w:bottom w:val="none" w:sz="0" w:space="0" w:color="auto"/>
                                        <w:right w:val="none" w:sz="0" w:space="0" w:color="auto"/>
                                      </w:divBdr>
                                      <w:divsChild>
                                        <w:div w:id="1003121384">
                                          <w:marLeft w:val="0"/>
                                          <w:marRight w:val="0"/>
                                          <w:marTop w:val="0"/>
                                          <w:marBottom w:val="0"/>
                                          <w:divBdr>
                                            <w:top w:val="none" w:sz="0" w:space="0" w:color="auto"/>
                                            <w:left w:val="none" w:sz="0" w:space="0" w:color="auto"/>
                                            <w:bottom w:val="none" w:sz="0" w:space="0" w:color="auto"/>
                                            <w:right w:val="none" w:sz="0" w:space="0" w:color="auto"/>
                                          </w:divBdr>
                                          <w:divsChild>
                                            <w:div w:id="1000235360">
                                              <w:marLeft w:val="0"/>
                                              <w:marRight w:val="0"/>
                                              <w:marTop w:val="0"/>
                                              <w:marBottom w:val="0"/>
                                              <w:divBdr>
                                                <w:top w:val="none" w:sz="0" w:space="0" w:color="auto"/>
                                                <w:left w:val="none" w:sz="0" w:space="0" w:color="auto"/>
                                                <w:bottom w:val="none" w:sz="0" w:space="0" w:color="auto"/>
                                                <w:right w:val="none" w:sz="0" w:space="0" w:color="auto"/>
                                              </w:divBdr>
                                              <w:divsChild>
                                                <w:div w:id="243608390">
                                                  <w:marLeft w:val="0"/>
                                                  <w:marRight w:val="0"/>
                                                  <w:marTop w:val="0"/>
                                                  <w:marBottom w:val="0"/>
                                                  <w:divBdr>
                                                    <w:top w:val="none" w:sz="0" w:space="0" w:color="auto"/>
                                                    <w:left w:val="none" w:sz="0" w:space="0" w:color="auto"/>
                                                    <w:bottom w:val="none" w:sz="0" w:space="0" w:color="auto"/>
                                                    <w:right w:val="none" w:sz="0" w:space="0" w:color="auto"/>
                                                  </w:divBdr>
                                                  <w:divsChild>
                                                    <w:div w:id="436214863">
                                                      <w:marLeft w:val="0"/>
                                                      <w:marRight w:val="0"/>
                                                      <w:marTop w:val="0"/>
                                                      <w:marBottom w:val="0"/>
                                                      <w:divBdr>
                                                        <w:top w:val="none" w:sz="0" w:space="0" w:color="auto"/>
                                                        <w:left w:val="none" w:sz="0" w:space="0" w:color="auto"/>
                                                        <w:bottom w:val="none" w:sz="0" w:space="0" w:color="auto"/>
                                                        <w:right w:val="none" w:sz="0" w:space="0" w:color="auto"/>
                                                      </w:divBdr>
                                                      <w:divsChild>
                                                        <w:div w:id="1972394091">
                                                          <w:marLeft w:val="0"/>
                                                          <w:marRight w:val="0"/>
                                                          <w:marTop w:val="0"/>
                                                          <w:marBottom w:val="0"/>
                                                          <w:divBdr>
                                                            <w:top w:val="none" w:sz="0" w:space="0" w:color="auto"/>
                                                            <w:left w:val="none" w:sz="0" w:space="0" w:color="auto"/>
                                                            <w:bottom w:val="none" w:sz="0" w:space="0" w:color="auto"/>
                                                            <w:right w:val="none" w:sz="0" w:space="0" w:color="auto"/>
                                                          </w:divBdr>
                                                          <w:divsChild>
                                                            <w:div w:id="1464809939">
                                                              <w:marLeft w:val="0"/>
                                                              <w:marRight w:val="0"/>
                                                              <w:marTop w:val="0"/>
                                                              <w:marBottom w:val="0"/>
                                                              <w:divBdr>
                                                                <w:top w:val="none" w:sz="0" w:space="0" w:color="auto"/>
                                                                <w:left w:val="none" w:sz="0" w:space="0" w:color="auto"/>
                                                                <w:bottom w:val="none" w:sz="0" w:space="0" w:color="auto"/>
                                                                <w:right w:val="none" w:sz="0" w:space="0" w:color="auto"/>
                                                              </w:divBdr>
                                                              <w:divsChild>
                                                                <w:div w:id="861209883">
                                                                  <w:marLeft w:val="0"/>
                                                                  <w:marRight w:val="0"/>
                                                                  <w:marTop w:val="0"/>
                                                                  <w:marBottom w:val="0"/>
                                                                  <w:divBdr>
                                                                    <w:top w:val="none" w:sz="0" w:space="0" w:color="auto"/>
                                                                    <w:left w:val="none" w:sz="0" w:space="0" w:color="auto"/>
                                                                    <w:bottom w:val="none" w:sz="0" w:space="0" w:color="auto"/>
                                                                    <w:right w:val="none" w:sz="0" w:space="0" w:color="auto"/>
                                                                  </w:divBdr>
                                                                  <w:divsChild>
                                                                    <w:div w:id="177898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39761">
                                                          <w:marLeft w:val="0"/>
                                                          <w:marRight w:val="0"/>
                                                          <w:marTop w:val="0"/>
                                                          <w:marBottom w:val="0"/>
                                                          <w:divBdr>
                                                            <w:top w:val="none" w:sz="0" w:space="0" w:color="auto"/>
                                                            <w:left w:val="none" w:sz="0" w:space="0" w:color="auto"/>
                                                            <w:bottom w:val="none" w:sz="0" w:space="0" w:color="auto"/>
                                                            <w:right w:val="none" w:sz="0" w:space="0" w:color="auto"/>
                                                          </w:divBdr>
                                                          <w:divsChild>
                                                            <w:div w:id="1709136299">
                                                              <w:marLeft w:val="0"/>
                                                              <w:marRight w:val="0"/>
                                                              <w:marTop w:val="0"/>
                                                              <w:marBottom w:val="0"/>
                                                              <w:divBdr>
                                                                <w:top w:val="none" w:sz="0" w:space="0" w:color="auto"/>
                                                                <w:left w:val="none" w:sz="0" w:space="0" w:color="auto"/>
                                                                <w:bottom w:val="none" w:sz="0" w:space="0" w:color="auto"/>
                                                                <w:right w:val="none" w:sz="0" w:space="0" w:color="auto"/>
                                                              </w:divBdr>
                                                              <w:divsChild>
                                                                <w:div w:id="1891458324">
                                                                  <w:marLeft w:val="0"/>
                                                                  <w:marRight w:val="0"/>
                                                                  <w:marTop w:val="0"/>
                                                                  <w:marBottom w:val="0"/>
                                                                  <w:divBdr>
                                                                    <w:top w:val="none" w:sz="0" w:space="0" w:color="auto"/>
                                                                    <w:left w:val="none" w:sz="0" w:space="0" w:color="auto"/>
                                                                    <w:bottom w:val="none" w:sz="0" w:space="0" w:color="auto"/>
                                                                    <w:right w:val="none" w:sz="0" w:space="0" w:color="auto"/>
                                                                  </w:divBdr>
                                                                  <w:divsChild>
                                                                    <w:div w:id="846794005">
                                                                      <w:marLeft w:val="0"/>
                                                                      <w:marRight w:val="0"/>
                                                                      <w:marTop w:val="0"/>
                                                                      <w:marBottom w:val="0"/>
                                                                      <w:divBdr>
                                                                        <w:top w:val="none" w:sz="0" w:space="0" w:color="auto"/>
                                                                        <w:left w:val="none" w:sz="0" w:space="0" w:color="auto"/>
                                                                        <w:bottom w:val="none" w:sz="0" w:space="0" w:color="auto"/>
                                                                        <w:right w:val="none" w:sz="0" w:space="0" w:color="auto"/>
                                                                      </w:divBdr>
                                                                    </w:div>
                                                                    <w:div w:id="2027825043">
                                                                      <w:marLeft w:val="0"/>
                                                                      <w:marRight w:val="0"/>
                                                                      <w:marTop w:val="0"/>
                                                                      <w:marBottom w:val="0"/>
                                                                      <w:divBdr>
                                                                        <w:top w:val="none" w:sz="0" w:space="0" w:color="auto"/>
                                                                        <w:left w:val="none" w:sz="0" w:space="0" w:color="auto"/>
                                                                        <w:bottom w:val="none" w:sz="0" w:space="0" w:color="auto"/>
                                                                        <w:right w:val="none" w:sz="0" w:space="0" w:color="auto"/>
                                                                      </w:divBdr>
                                                                    </w:div>
                                                                    <w:div w:id="139923277">
                                                                      <w:marLeft w:val="0"/>
                                                                      <w:marRight w:val="0"/>
                                                                      <w:marTop w:val="0"/>
                                                                      <w:marBottom w:val="0"/>
                                                                      <w:divBdr>
                                                                        <w:top w:val="none" w:sz="0" w:space="0" w:color="auto"/>
                                                                        <w:left w:val="none" w:sz="0" w:space="0" w:color="auto"/>
                                                                        <w:bottom w:val="none" w:sz="0" w:space="0" w:color="auto"/>
                                                                        <w:right w:val="none" w:sz="0" w:space="0" w:color="auto"/>
                                                                      </w:divBdr>
                                                                    </w:div>
                                                                    <w:div w:id="23999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46762">
                                                          <w:marLeft w:val="0"/>
                                                          <w:marRight w:val="0"/>
                                                          <w:marTop w:val="0"/>
                                                          <w:marBottom w:val="0"/>
                                                          <w:divBdr>
                                                            <w:top w:val="none" w:sz="0" w:space="0" w:color="auto"/>
                                                            <w:left w:val="none" w:sz="0" w:space="0" w:color="auto"/>
                                                            <w:bottom w:val="none" w:sz="0" w:space="0" w:color="auto"/>
                                                            <w:right w:val="none" w:sz="0" w:space="0" w:color="auto"/>
                                                          </w:divBdr>
                                                          <w:divsChild>
                                                            <w:div w:id="1442071503">
                                                              <w:marLeft w:val="0"/>
                                                              <w:marRight w:val="0"/>
                                                              <w:marTop w:val="0"/>
                                                              <w:marBottom w:val="0"/>
                                                              <w:divBdr>
                                                                <w:top w:val="none" w:sz="0" w:space="0" w:color="auto"/>
                                                                <w:left w:val="none" w:sz="0" w:space="0" w:color="auto"/>
                                                                <w:bottom w:val="none" w:sz="0" w:space="0" w:color="auto"/>
                                                                <w:right w:val="none" w:sz="0" w:space="0" w:color="auto"/>
                                                              </w:divBdr>
                                                              <w:divsChild>
                                                                <w:div w:id="1375157818">
                                                                  <w:marLeft w:val="0"/>
                                                                  <w:marRight w:val="0"/>
                                                                  <w:marTop w:val="0"/>
                                                                  <w:marBottom w:val="0"/>
                                                                  <w:divBdr>
                                                                    <w:top w:val="none" w:sz="0" w:space="0" w:color="auto"/>
                                                                    <w:left w:val="none" w:sz="0" w:space="0" w:color="auto"/>
                                                                    <w:bottom w:val="none" w:sz="0" w:space="0" w:color="auto"/>
                                                                    <w:right w:val="none" w:sz="0" w:space="0" w:color="auto"/>
                                                                  </w:divBdr>
                                                                  <w:divsChild>
                                                                    <w:div w:id="367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240075">
                                                          <w:marLeft w:val="0"/>
                                                          <w:marRight w:val="0"/>
                                                          <w:marTop w:val="0"/>
                                                          <w:marBottom w:val="0"/>
                                                          <w:divBdr>
                                                            <w:top w:val="none" w:sz="0" w:space="0" w:color="auto"/>
                                                            <w:left w:val="none" w:sz="0" w:space="0" w:color="auto"/>
                                                            <w:bottom w:val="none" w:sz="0" w:space="0" w:color="auto"/>
                                                            <w:right w:val="none" w:sz="0" w:space="0" w:color="auto"/>
                                                          </w:divBdr>
                                                          <w:divsChild>
                                                            <w:div w:id="83504497">
                                                              <w:marLeft w:val="0"/>
                                                              <w:marRight w:val="0"/>
                                                              <w:marTop w:val="0"/>
                                                              <w:marBottom w:val="0"/>
                                                              <w:divBdr>
                                                                <w:top w:val="none" w:sz="0" w:space="0" w:color="auto"/>
                                                                <w:left w:val="none" w:sz="0" w:space="0" w:color="auto"/>
                                                                <w:bottom w:val="none" w:sz="0" w:space="0" w:color="auto"/>
                                                                <w:right w:val="none" w:sz="0" w:space="0" w:color="auto"/>
                                                              </w:divBdr>
                                                              <w:divsChild>
                                                                <w:div w:id="983972298">
                                                                  <w:marLeft w:val="0"/>
                                                                  <w:marRight w:val="0"/>
                                                                  <w:marTop w:val="0"/>
                                                                  <w:marBottom w:val="0"/>
                                                                  <w:divBdr>
                                                                    <w:top w:val="none" w:sz="0" w:space="0" w:color="auto"/>
                                                                    <w:left w:val="none" w:sz="0" w:space="0" w:color="auto"/>
                                                                    <w:bottom w:val="none" w:sz="0" w:space="0" w:color="auto"/>
                                                                    <w:right w:val="none" w:sz="0" w:space="0" w:color="auto"/>
                                                                  </w:divBdr>
                                                                  <w:divsChild>
                                                                    <w:div w:id="5915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57601">
                                                          <w:marLeft w:val="0"/>
                                                          <w:marRight w:val="0"/>
                                                          <w:marTop w:val="0"/>
                                                          <w:marBottom w:val="0"/>
                                                          <w:divBdr>
                                                            <w:top w:val="none" w:sz="0" w:space="0" w:color="auto"/>
                                                            <w:left w:val="none" w:sz="0" w:space="0" w:color="auto"/>
                                                            <w:bottom w:val="none" w:sz="0" w:space="0" w:color="auto"/>
                                                            <w:right w:val="none" w:sz="0" w:space="0" w:color="auto"/>
                                                          </w:divBdr>
                                                          <w:divsChild>
                                                            <w:div w:id="1082918999">
                                                              <w:marLeft w:val="0"/>
                                                              <w:marRight w:val="0"/>
                                                              <w:marTop w:val="0"/>
                                                              <w:marBottom w:val="0"/>
                                                              <w:divBdr>
                                                                <w:top w:val="none" w:sz="0" w:space="0" w:color="auto"/>
                                                                <w:left w:val="none" w:sz="0" w:space="0" w:color="auto"/>
                                                                <w:bottom w:val="none" w:sz="0" w:space="0" w:color="auto"/>
                                                                <w:right w:val="none" w:sz="0" w:space="0" w:color="auto"/>
                                                              </w:divBdr>
                                                              <w:divsChild>
                                                                <w:div w:id="974020144">
                                                                  <w:marLeft w:val="0"/>
                                                                  <w:marRight w:val="0"/>
                                                                  <w:marTop w:val="0"/>
                                                                  <w:marBottom w:val="0"/>
                                                                  <w:divBdr>
                                                                    <w:top w:val="none" w:sz="0" w:space="0" w:color="auto"/>
                                                                    <w:left w:val="none" w:sz="0" w:space="0" w:color="auto"/>
                                                                    <w:bottom w:val="none" w:sz="0" w:space="0" w:color="auto"/>
                                                                    <w:right w:val="none" w:sz="0" w:space="0" w:color="auto"/>
                                                                  </w:divBdr>
                                                                  <w:divsChild>
                                                                    <w:div w:id="6556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80193">
                                                          <w:marLeft w:val="0"/>
                                                          <w:marRight w:val="0"/>
                                                          <w:marTop w:val="0"/>
                                                          <w:marBottom w:val="0"/>
                                                          <w:divBdr>
                                                            <w:top w:val="none" w:sz="0" w:space="0" w:color="auto"/>
                                                            <w:left w:val="none" w:sz="0" w:space="0" w:color="auto"/>
                                                            <w:bottom w:val="none" w:sz="0" w:space="0" w:color="auto"/>
                                                            <w:right w:val="none" w:sz="0" w:space="0" w:color="auto"/>
                                                          </w:divBdr>
                                                          <w:divsChild>
                                                            <w:div w:id="1442920443">
                                                              <w:marLeft w:val="0"/>
                                                              <w:marRight w:val="0"/>
                                                              <w:marTop w:val="0"/>
                                                              <w:marBottom w:val="0"/>
                                                              <w:divBdr>
                                                                <w:top w:val="none" w:sz="0" w:space="0" w:color="auto"/>
                                                                <w:left w:val="none" w:sz="0" w:space="0" w:color="auto"/>
                                                                <w:bottom w:val="none" w:sz="0" w:space="0" w:color="auto"/>
                                                                <w:right w:val="none" w:sz="0" w:space="0" w:color="auto"/>
                                                              </w:divBdr>
                                                              <w:divsChild>
                                                                <w:div w:id="1878540301">
                                                                  <w:marLeft w:val="0"/>
                                                                  <w:marRight w:val="0"/>
                                                                  <w:marTop w:val="0"/>
                                                                  <w:marBottom w:val="0"/>
                                                                  <w:divBdr>
                                                                    <w:top w:val="none" w:sz="0" w:space="0" w:color="auto"/>
                                                                    <w:left w:val="none" w:sz="0" w:space="0" w:color="auto"/>
                                                                    <w:bottom w:val="none" w:sz="0" w:space="0" w:color="auto"/>
                                                                    <w:right w:val="none" w:sz="0" w:space="0" w:color="auto"/>
                                                                  </w:divBdr>
                                                                  <w:divsChild>
                                                                    <w:div w:id="2108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70130">
                                                          <w:marLeft w:val="0"/>
                                                          <w:marRight w:val="0"/>
                                                          <w:marTop w:val="0"/>
                                                          <w:marBottom w:val="0"/>
                                                          <w:divBdr>
                                                            <w:top w:val="none" w:sz="0" w:space="0" w:color="auto"/>
                                                            <w:left w:val="none" w:sz="0" w:space="0" w:color="auto"/>
                                                            <w:bottom w:val="none" w:sz="0" w:space="0" w:color="auto"/>
                                                            <w:right w:val="none" w:sz="0" w:space="0" w:color="auto"/>
                                                          </w:divBdr>
                                                          <w:divsChild>
                                                            <w:div w:id="393815990">
                                                              <w:marLeft w:val="0"/>
                                                              <w:marRight w:val="0"/>
                                                              <w:marTop w:val="0"/>
                                                              <w:marBottom w:val="0"/>
                                                              <w:divBdr>
                                                                <w:top w:val="none" w:sz="0" w:space="0" w:color="auto"/>
                                                                <w:left w:val="none" w:sz="0" w:space="0" w:color="auto"/>
                                                                <w:bottom w:val="none" w:sz="0" w:space="0" w:color="auto"/>
                                                                <w:right w:val="none" w:sz="0" w:space="0" w:color="auto"/>
                                                              </w:divBdr>
                                                              <w:divsChild>
                                                                <w:div w:id="722215312">
                                                                  <w:marLeft w:val="0"/>
                                                                  <w:marRight w:val="0"/>
                                                                  <w:marTop w:val="0"/>
                                                                  <w:marBottom w:val="0"/>
                                                                  <w:divBdr>
                                                                    <w:top w:val="none" w:sz="0" w:space="0" w:color="auto"/>
                                                                    <w:left w:val="none" w:sz="0" w:space="0" w:color="auto"/>
                                                                    <w:bottom w:val="none" w:sz="0" w:space="0" w:color="auto"/>
                                                                    <w:right w:val="none" w:sz="0" w:space="0" w:color="auto"/>
                                                                  </w:divBdr>
                                                                  <w:divsChild>
                                                                    <w:div w:id="1632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467329">
                                                          <w:marLeft w:val="0"/>
                                                          <w:marRight w:val="0"/>
                                                          <w:marTop w:val="0"/>
                                                          <w:marBottom w:val="0"/>
                                                          <w:divBdr>
                                                            <w:top w:val="none" w:sz="0" w:space="0" w:color="auto"/>
                                                            <w:left w:val="none" w:sz="0" w:space="0" w:color="auto"/>
                                                            <w:bottom w:val="none" w:sz="0" w:space="0" w:color="auto"/>
                                                            <w:right w:val="none" w:sz="0" w:space="0" w:color="auto"/>
                                                          </w:divBdr>
                                                          <w:divsChild>
                                                            <w:div w:id="1181049931">
                                                              <w:marLeft w:val="0"/>
                                                              <w:marRight w:val="0"/>
                                                              <w:marTop w:val="0"/>
                                                              <w:marBottom w:val="0"/>
                                                              <w:divBdr>
                                                                <w:top w:val="none" w:sz="0" w:space="0" w:color="auto"/>
                                                                <w:left w:val="none" w:sz="0" w:space="0" w:color="auto"/>
                                                                <w:bottom w:val="none" w:sz="0" w:space="0" w:color="auto"/>
                                                                <w:right w:val="none" w:sz="0" w:space="0" w:color="auto"/>
                                                              </w:divBdr>
                                                              <w:divsChild>
                                                                <w:div w:id="1575621766">
                                                                  <w:marLeft w:val="0"/>
                                                                  <w:marRight w:val="0"/>
                                                                  <w:marTop w:val="0"/>
                                                                  <w:marBottom w:val="0"/>
                                                                  <w:divBdr>
                                                                    <w:top w:val="none" w:sz="0" w:space="0" w:color="auto"/>
                                                                    <w:left w:val="none" w:sz="0" w:space="0" w:color="auto"/>
                                                                    <w:bottom w:val="none" w:sz="0" w:space="0" w:color="auto"/>
                                                                    <w:right w:val="none" w:sz="0" w:space="0" w:color="auto"/>
                                                                  </w:divBdr>
                                                                  <w:divsChild>
                                                                    <w:div w:id="904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17892">
                                                          <w:marLeft w:val="0"/>
                                                          <w:marRight w:val="0"/>
                                                          <w:marTop w:val="0"/>
                                                          <w:marBottom w:val="0"/>
                                                          <w:divBdr>
                                                            <w:top w:val="none" w:sz="0" w:space="0" w:color="auto"/>
                                                            <w:left w:val="none" w:sz="0" w:space="0" w:color="auto"/>
                                                            <w:bottom w:val="none" w:sz="0" w:space="0" w:color="auto"/>
                                                            <w:right w:val="none" w:sz="0" w:space="0" w:color="auto"/>
                                                          </w:divBdr>
                                                          <w:divsChild>
                                                            <w:div w:id="955913645">
                                                              <w:marLeft w:val="0"/>
                                                              <w:marRight w:val="0"/>
                                                              <w:marTop w:val="0"/>
                                                              <w:marBottom w:val="0"/>
                                                              <w:divBdr>
                                                                <w:top w:val="none" w:sz="0" w:space="0" w:color="auto"/>
                                                                <w:left w:val="none" w:sz="0" w:space="0" w:color="auto"/>
                                                                <w:bottom w:val="none" w:sz="0" w:space="0" w:color="auto"/>
                                                                <w:right w:val="none" w:sz="0" w:space="0" w:color="auto"/>
                                                              </w:divBdr>
                                                              <w:divsChild>
                                                                <w:div w:id="2090543515">
                                                                  <w:marLeft w:val="0"/>
                                                                  <w:marRight w:val="0"/>
                                                                  <w:marTop w:val="0"/>
                                                                  <w:marBottom w:val="0"/>
                                                                  <w:divBdr>
                                                                    <w:top w:val="none" w:sz="0" w:space="0" w:color="auto"/>
                                                                    <w:left w:val="none" w:sz="0" w:space="0" w:color="auto"/>
                                                                    <w:bottom w:val="none" w:sz="0" w:space="0" w:color="auto"/>
                                                                    <w:right w:val="none" w:sz="0" w:space="0" w:color="auto"/>
                                                                  </w:divBdr>
                                                                  <w:divsChild>
                                                                    <w:div w:id="2456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7185">
                                                          <w:marLeft w:val="0"/>
                                                          <w:marRight w:val="0"/>
                                                          <w:marTop w:val="0"/>
                                                          <w:marBottom w:val="0"/>
                                                          <w:divBdr>
                                                            <w:top w:val="none" w:sz="0" w:space="0" w:color="auto"/>
                                                            <w:left w:val="none" w:sz="0" w:space="0" w:color="auto"/>
                                                            <w:bottom w:val="none" w:sz="0" w:space="0" w:color="auto"/>
                                                            <w:right w:val="none" w:sz="0" w:space="0" w:color="auto"/>
                                                          </w:divBdr>
                                                          <w:divsChild>
                                                            <w:div w:id="285281083">
                                                              <w:marLeft w:val="0"/>
                                                              <w:marRight w:val="0"/>
                                                              <w:marTop w:val="0"/>
                                                              <w:marBottom w:val="0"/>
                                                              <w:divBdr>
                                                                <w:top w:val="none" w:sz="0" w:space="0" w:color="auto"/>
                                                                <w:left w:val="none" w:sz="0" w:space="0" w:color="auto"/>
                                                                <w:bottom w:val="none" w:sz="0" w:space="0" w:color="auto"/>
                                                                <w:right w:val="none" w:sz="0" w:space="0" w:color="auto"/>
                                                              </w:divBdr>
                                                              <w:divsChild>
                                                                <w:div w:id="1667590957">
                                                                  <w:marLeft w:val="0"/>
                                                                  <w:marRight w:val="0"/>
                                                                  <w:marTop w:val="0"/>
                                                                  <w:marBottom w:val="0"/>
                                                                  <w:divBdr>
                                                                    <w:top w:val="none" w:sz="0" w:space="0" w:color="auto"/>
                                                                    <w:left w:val="none" w:sz="0" w:space="0" w:color="auto"/>
                                                                    <w:bottom w:val="none" w:sz="0" w:space="0" w:color="auto"/>
                                                                    <w:right w:val="none" w:sz="0" w:space="0" w:color="auto"/>
                                                                  </w:divBdr>
                                                                  <w:divsChild>
                                                                    <w:div w:id="1172918720">
                                                                      <w:marLeft w:val="0"/>
                                                                      <w:marRight w:val="0"/>
                                                                      <w:marTop w:val="0"/>
                                                                      <w:marBottom w:val="0"/>
                                                                      <w:divBdr>
                                                                        <w:top w:val="none" w:sz="0" w:space="0" w:color="auto"/>
                                                                        <w:left w:val="none" w:sz="0" w:space="0" w:color="auto"/>
                                                                        <w:bottom w:val="none" w:sz="0" w:space="0" w:color="auto"/>
                                                                        <w:right w:val="none" w:sz="0" w:space="0" w:color="auto"/>
                                                                      </w:divBdr>
                                                                    </w:div>
                                                                  </w:divsChild>
                                                                </w:div>
                                                                <w:div w:id="1313094283">
                                                                  <w:marLeft w:val="0"/>
                                                                  <w:marRight w:val="0"/>
                                                                  <w:marTop w:val="0"/>
                                                                  <w:marBottom w:val="0"/>
                                                                  <w:divBdr>
                                                                    <w:top w:val="none" w:sz="0" w:space="0" w:color="auto"/>
                                                                    <w:left w:val="none" w:sz="0" w:space="0" w:color="auto"/>
                                                                    <w:bottom w:val="none" w:sz="0" w:space="0" w:color="auto"/>
                                                                    <w:right w:val="none" w:sz="0" w:space="0" w:color="auto"/>
                                                                  </w:divBdr>
                                                                  <w:divsChild>
                                                                    <w:div w:id="273638272">
                                                                      <w:marLeft w:val="0"/>
                                                                      <w:marRight w:val="0"/>
                                                                      <w:marTop w:val="0"/>
                                                                      <w:marBottom w:val="0"/>
                                                                      <w:divBdr>
                                                                        <w:top w:val="none" w:sz="0" w:space="0" w:color="auto"/>
                                                                        <w:left w:val="none" w:sz="0" w:space="0" w:color="auto"/>
                                                                        <w:bottom w:val="none" w:sz="0" w:space="0" w:color="auto"/>
                                                                        <w:right w:val="none" w:sz="0" w:space="0" w:color="auto"/>
                                                                      </w:divBdr>
                                                                      <w:divsChild>
                                                                        <w:div w:id="391848786">
                                                                          <w:marLeft w:val="0"/>
                                                                          <w:marRight w:val="0"/>
                                                                          <w:marTop w:val="0"/>
                                                                          <w:marBottom w:val="0"/>
                                                                          <w:divBdr>
                                                                            <w:top w:val="none" w:sz="0" w:space="0" w:color="auto"/>
                                                                            <w:left w:val="none" w:sz="0" w:space="0" w:color="auto"/>
                                                                            <w:bottom w:val="none" w:sz="0" w:space="0" w:color="auto"/>
                                                                            <w:right w:val="none" w:sz="0" w:space="0" w:color="auto"/>
                                                                          </w:divBdr>
                                                                          <w:divsChild>
                                                                            <w:div w:id="997883586">
                                                                              <w:marLeft w:val="0"/>
                                                                              <w:marRight w:val="0"/>
                                                                              <w:marTop w:val="0"/>
                                                                              <w:marBottom w:val="0"/>
                                                                              <w:divBdr>
                                                                                <w:top w:val="none" w:sz="0" w:space="0" w:color="auto"/>
                                                                                <w:left w:val="none" w:sz="0" w:space="0" w:color="auto"/>
                                                                                <w:bottom w:val="none" w:sz="0" w:space="0" w:color="auto"/>
                                                                                <w:right w:val="none" w:sz="0" w:space="0" w:color="auto"/>
                                                                              </w:divBdr>
                                                                              <w:divsChild>
                                                                                <w:div w:id="44446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370147">
                                                          <w:marLeft w:val="0"/>
                                                          <w:marRight w:val="0"/>
                                                          <w:marTop w:val="0"/>
                                                          <w:marBottom w:val="0"/>
                                                          <w:divBdr>
                                                            <w:top w:val="none" w:sz="0" w:space="0" w:color="auto"/>
                                                            <w:left w:val="none" w:sz="0" w:space="0" w:color="auto"/>
                                                            <w:bottom w:val="none" w:sz="0" w:space="0" w:color="auto"/>
                                                            <w:right w:val="none" w:sz="0" w:space="0" w:color="auto"/>
                                                          </w:divBdr>
                                                          <w:divsChild>
                                                            <w:div w:id="1973367217">
                                                              <w:marLeft w:val="0"/>
                                                              <w:marRight w:val="0"/>
                                                              <w:marTop w:val="0"/>
                                                              <w:marBottom w:val="0"/>
                                                              <w:divBdr>
                                                                <w:top w:val="none" w:sz="0" w:space="0" w:color="auto"/>
                                                                <w:left w:val="none" w:sz="0" w:space="0" w:color="auto"/>
                                                                <w:bottom w:val="none" w:sz="0" w:space="0" w:color="auto"/>
                                                                <w:right w:val="none" w:sz="0" w:space="0" w:color="auto"/>
                                                              </w:divBdr>
                                                              <w:divsChild>
                                                                <w:div w:id="136925288">
                                                                  <w:marLeft w:val="0"/>
                                                                  <w:marRight w:val="0"/>
                                                                  <w:marTop w:val="0"/>
                                                                  <w:marBottom w:val="0"/>
                                                                  <w:divBdr>
                                                                    <w:top w:val="none" w:sz="0" w:space="0" w:color="auto"/>
                                                                    <w:left w:val="none" w:sz="0" w:space="0" w:color="auto"/>
                                                                    <w:bottom w:val="none" w:sz="0" w:space="0" w:color="auto"/>
                                                                    <w:right w:val="none" w:sz="0" w:space="0" w:color="auto"/>
                                                                  </w:divBdr>
                                                                  <w:divsChild>
                                                                    <w:div w:id="825320568">
                                                                      <w:marLeft w:val="0"/>
                                                                      <w:marRight w:val="0"/>
                                                                      <w:marTop w:val="0"/>
                                                                      <w:marBottom w:val="0"/>
                                                                      <w:divBdr>
                                                                        <w:top w:val="none" w:sz="0" w:space="0" w:color="auto"/>
                                                                        <w:left w:val="none" w:sz="0" w:space="0" w:color="auto"/>
                                                                        <w:bottom w:val="none" w:sz="0" w:space="0" w:color="auto"/>
                                                                        <w:right w:val="none" w:sz="0" w:space="0" w:color="auto"/>
                                                                      </w:divBdr>
                                                                    </w:div>
                                                                  </w:divsChild>
                                                                </w:div>
                                                                <w:div w:id="1445154955">
                                                                  <w:marLeft w:val="0"/>
                                                                  <w:marRight w:val="0"/>
                                                                  <w:marTop w:val="0"/>
                                                                  <w:marBottom w:val="0"/>
                                                                  <w:divBdr>
                                                                    <w:top w:val="none" w:sz="0" w:space="0" w:color="auto"/>
                                                                    <w:left w:val="none" w:sz="0" w:space="0" w:color="auto"/>
                                                                    <w:bottom w:val="none" w:sz="0" w:space="0" w:color="auto"/>
                                                                    <w:right w:val="none" w:sz="0" w:space="0" w:color="auto"/>
                                                                  </w:divBdr>
                                                                  <w:divsChild>
                                                                    <w:div w:id="143817142">
                                                                      <w:marLeft w:val="0"/>
                                                                      <w:marRight w:val="0"/>
                                                                      <w:marTop w:val="0"/>
                                                                      <w:marBottom w:val="0"/>
                                                                      <w:divBdr>
                                                                        <w:top w:val="none" w:sz="0" w:space="0" w:color="auto"/>
                                                                        <w:left w:val="none" w:sz="0" w:space="0" w:color="auto"/>
                                                                        <w:bottom w:val="none" w:sz="0" w:space="0" w:color="auto"/>
                                                                        <w:right w:val="none" w:sz="0" w:space="0" w:color="auto"/>
                                                                      </w:divBdr>
                                                                      <w:divsChild>
                                                                        <w:div w:id="691759238">
                                                                          <w:marLeft w:val="0"/>
                                                                          <w:marRight w:val="0"/>
                                                                          <w:marTop w:val="0"/>
                                                                          <w:marBottom w:val="0"/>
                                                                          <w:divBdr>
                                                                            <w:top w:val="none" w:sz="0" w:space="0" w:color="auto"/>
                                                                            <w:left w:val="none" w:sz="0" w:space="0" w:color="auto"/>
                                                                            <w:bottom w:val="none" w:sz="0" w:space="0" w:color="auto"/>
                                                                            <w:right w:val="none" w:sz="0" w:space="0" w:color="auto"/>
                                                                          </w:divBdr>
                                                                          <w:divsChild>
                                                                            <w:div w:id="1620454401">
                                                                              <w:marLeft w:val="0"/>
                                                                              <w:marRight w:val="0"/>
                                                                              <w:marTop w:val="0"/>
                                                                              <w:marBottom w:val="0"/>
                                                                              <w:divBdr>
                                                                                <w:top w:val="none" w:sz="0" w:space="0" w:color="auto"/>
                                                                                <w:left w:val="none" w:sz="0" w:space="0" w:color="auto"/>
                                                                                <w:bottom w:val="none" w:sz="0" w:space="0" w:color="auto"/>
                                                                                <w:right w:val="none" w:sz="0" w:space="0" w:color="auto"/>
                                                                              </w:divBdr>
                                                                              <w:divsChild>
                                                                                <w:div w:id="5200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026797">
                                                          <w:marLeft w:val="0"/>
                                                          <w:marRight w:val="0"/>
                                                          <w:marTop w:val="0"/>
                                                          <w:marBottom w:val="0"/>
                                                          <w:divBdr>
                                                            <w:top w:val="none" w:sz="0" w:space="0" w:color="auto"/>
                                                            <w:left w:val="none" w:sz="0" w:space="0" w:color="auto"/>
                                                            <w:bottom w:val="none" w:sz="0" w:space="0" w:color="auto"/>
                                                            <w:right w:val="none" w:sz="0" w:space="0" w:color="auto"/>
                                                          </w:divBdr>
                                                          <w:divsChild>
                                                            <w:div w:id="1170490745">
                                                              <w:marLeft w:val="0"/>
                                                              <w:marRight w:val="0"/>
                                                              <w:marTop w:val="0"/>
                                                              <w:marBottom w:val="0"/>
                                                              <w:divBdr>
                                                                <w:top w:val="none" w:sz="0" w:space="0" w:color="auto"/>
                                                                <w:left w:val="none" w:sz="0" w:space="0" w:color="auto"/>
                                                                <w:bottom w:val="none" w:sz="0" w:space="0" w:color="auto"/>
                                                                <w:right w:val="none" w:sz="0" w:space="0" w:color="auto"/>
                                                              </w:divBdr>
                                                              <w:divsChild>
                                                                <w:div w:id="257106271">
                                                                  <w:marLeft w:val="0"/>
                                                                  <w:marRight w:val="0"/>
                                                                  <w:marTop w:val="0"/>
                                                                  <w:marBottom w:val="0"/>
                                                                  <w:divBdr>
                                                                    <w:top w:val="none" w:sz="0" w:space="0" w:color="auto"/>
                                                                    <w:left w:val="none" w:sz="0" w:space="0" w:color="auto"/>
                                                                    <w:bottom w:val="none" w:sz="0" w:space="0" w:color="auto"/>
                                                                    <w:right w:val="none" w:sz="0" w:space="0" w:color="auto"/>
                                                                  </w:divBdr>
                                                                  <w:divsChild>
                                                                    <w:div w:id="3457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346817">
                                                          <w:marLeft w:val="0"/>
                                                          <w:marRight w:val="0"/>
                                                          <w:marTop w:val="0"/>
                                                          <w:marBottom w:val="0"/>
                                                          <w:divBdr>
                                                            <w:top w:val="none" w:sz="0" w:space="0" w:color="auto"/>
                                                            <w:left w:val="none" w:sz="0" w:space="0" w:color="auto"/>
                                                            <w:bottom w:val="none" w:sz="0" w:space="0" w:color="auto"/>
                                                            <w:right w:val="none" w:sz="0" w:space="0" w:color="auto"/>
                                                          </w:divBdr>
                                                          <w:divsChild>
                                                            <w:div w:id="2102024961">
                                                              <w:marLeft w:val="0"/>
                                                              <w:marRight w:val="0"/>
                                                              <w:marTop w:val="0"/>
                                                              <w:marBottom w:val="0"/>
                                                              <w:divBdr>
                                                                <w:top w:val="none" w:sz="0" w:space="0" w:color="auto"/>
                                                                <w:left w:val="none" w:sz="0" w:space="0" w:color="auto"/>
                                                                <w:bottom w:val="none" w:sz="0" w:space="0" w:color="auto"/>
                                                                <w:right w:val="none" w:sz="0" w:space="0" w:color="auto"/>
                                                              </w:divBdr>
                                                              <w:divsChild>
                                                                <w:div w:id="439569750">
                                                                  <w:marLeft w:val="0"/>
                                                                  <w:marRight w:val="0"/>
                                                                  <w:marTop w:val="0"/>
                                                                  <w:marBottom w:val="0"/>
                                                                  <w:divBdr>
                                                                    <w:top w:val="none" w:sz="0" w:space="0" w:color="auto"/>
                                                                    <w:left w:val="none" w:sz="0" w:space="0" w:color="auto"/>
                                                                    <w:bottom w:val="none" w:sz="0" w:space="0" w:color="auto"/>
                                                                    <w:right w:val="none" w:sz="0" w:space="0" w:color="auto"/>
                                                                  </w:divBdr>
                                                                  <w:divsChild>
                                                                    <w:div w:id="9030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5487">
                                                          <w:marLeft w:val="0"/>
                                                          <w:marRight w:val="0"/>
                                                          <w:marTop w:val="0"/>
                                                          <w:marBottom w:val="0"/>
                                                          <w:divBdr>
                                                            <w:top w:val="none" w:sz="0" w:space="0" w:color="auto"/>
                                                            <w:left w:val="none" w:sz="0" w:space="0" w:color="auto"/>
                                                            <w:bottom w:val="none" w:sz="0" w:space="0" w:color="auto"/>
                                                            <w:right w:val="none" w:sz="0" w:space="0" w:color="auto"/>
                                                          </w:divBdr>
                                                          <w:divsChild>
                                                            <w:div w:id="406265646">
                                                              <w:marLeft w:val="0"/>
                                                              <w:marRight w:val="0"/>
                                                              <w:marTop w:val="0"/>
                                                              <w:marBottom w:val="0"/>
                                                              <w:divBdr>
                                                                <w:top w:val="none" w:sz="0" w:space="0" w:color="auto"/>
                                                                <w:left w:val="none" w:sz="0" w:space="0" w:color="auto"/>
                                                                <w:bottom w:val="none" w:sz="0" w:space="0" w:color="auto"/>
                                                                <w:right w:val="none" w:sz="0" w:space="0" w:color="auto"/>
                                                              </w:divBdr>
                                                              <w:divsChild>
                                                                <w:div w:id="57633460">
                                                                  <w:marLeft w:val="0"/>
                                                                  <w:marRight w:val="0"/>
                                                                  <w:marTop w:val="0"/>
                                                                  <w:marBottom w:val="0"/>
                                                                  <w:divBdr>
                                                                    <w:top w:val="none" w:sz="0" w:space="0" w:color="auto"/>
                                                                    <w:left w:val="none" w:sz="0" w:space="0" w:color="auto"/>
                                                                    <w:bottom w:val="none" w:sz="0" w:space="0" w:color="auto"/>
                                                                    <w:right w:val="none" w:sz="0" w:space="0" w:color="auto"/>
                                                                  </w:divBdr>
                                                                  <w:divsChild>
                                                                    <w:div w:id="2947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591042">
      <w:bodyDiv w:val="1"/>
      <w:marLeft w:val="0"/>
      <w:marRight w:val="0"/>
      <w:marTop w:val="0"/>
      <w:marBottom w:val="0"/>
      <w:divBdr>
        <w:top w:val="none" w:sz="0" w:space="0" w:color="auto"/>
        <w:left w:val="none" w:sz="0" w:space="0" w:color="auto"/>
        <w:bottom w:val="none" w:sz="0" w:space="0" w:color="auto"/>
        <w:right w:val="none" w:sz="0" w:space="0" w:color="auto"/>
      </w:divBdr>
      <w:divsChild>
        <w:div w:id="1336570423">
          <w:marLeft w:val="0"/>
          <w:marRight w:val="0"/>
          <w:marTop w:val="0"/>
          <w:marBottom w:val="0"/>
          <w:divBdr>
            <w:top w:val="none" w:sz="0" w:space="0" w:color="auto"/>
            <w:left w:val="none" w:sz="0" w:space="0" w:color="auto"/>
            <w:bottom w:val="none" w:sz="0" w:space="0" w:color="auto"/>
            <w:right w:val="none" w:sz="0" w:space="0" w:color="auto"/>
          </w:divBdr>
          <w:divsChild>
            <w:div w:id="115611745">
              <w:marLeft w:val="0"/>
              <w:marRight w:val="0"/>
              <w:marTop w:val="0"/>
              <w:marBottom w:val="0"/>
              <w:divBdr>
                <w:top w:val="none" w:sz="0" w:space="0" w:color="auto"/>
                <w:left w:val="none" w:sz="0" w:space="0" w:color="auto"/>
                <w:bottom w:val="none" w:sz="0" w:space="0" w:color="auto"/>
                <w:right w:val="none" w:sz="0" w:space="0" w:color="auto"/>
              </w:divBdr>
              <w:divsChild>
                <w:div w:id="1760831487">
                  <w:marLeft w:val="0"/>
                  <w:marRight w:val="0"/>
                  <w:marTop w:val="0"/>
                  <w:marBottom w:val="0"/>
                  <w:divBdr>
                    <w:top w:val="none" w:sz="0" w:space="0" w:color="auto"/>
                    <w:left w:val="none" w:sz="0" w:space="0" w:color="auto"/>
                    <w:bottom w:val="none" w:sz="0" w:space="0" w:color="auto"/>
                    <w:right w:val="none" w:sz="0" w:space="0" w:color="auto"/>
                  </w:divBdr>
                  <w:divsChild>
                    <w:div w:id="529417991">
                      <w:marLeft w:val="0"/>
                      <w:marRight w:val="0"/>
                      <w:marTop w:val="0"/>
                      <w:marBottom w:val="0"/>
                      <w:divBdr>
                        <w:top w:val="none" w:sz="0" w:space="0" w:color="auto"/>
                        <w:left w:val="none" w:sz="0" w:space="0" w:color="auto"/>
                        <w:bottom w:val="none" w:sz="0" w:space="0" w:color="auto"/>
                        <w:right w:val="none" w:sz="0" w:space="0" w:color="auto"/>
                      </w:divBdr>
                      <w:divsChild>
                        <w:div w:id="19093187">
                          <w:marLeft w:val="0"/>
                          <w:marRight w:val="0"/>
                          <w:marTop w:val="0"/>
                          <w:marBottom w:val="0"/>
                          <w:divBdr>
                            <w:top w:val="none" w:sz="0" w:space="0" w:color="auto"/>
                            <w:left w:val="none" w:sz="0" w:space="0" w:color="auto"/>
                            <w:bottom w:val="none" w:sz="0" w:space="0" w:color="auto"/>
                            <w:right w:val="none" w:sz="0" w:space="0" w:color="auto"/>
                          </w:divBdr>
                          <w:divsChild>
                            <w:div w:id="457139070">
                              <w:marLeft w:val="0"/>
                              <w:marRight w:val="0"/>
                              <w:marTop w:val="0"/>
                              <w:marBottom w:val="0"/>
                              <w:divBdr>
                                <w:top w:val="none" w:sz="0" w:space="0" w:color="auto"/>
                                <w:left w:val="none" w:sz="0" w:space="0" w:color="auto"/>
                                <w:bottom w:val="none" w:sz="0" w:space="0" w:color="auto"/>
                                <w:right w:val="none" w:sz="0" w:space="0" w:color="auto"/>
                              </w:divBdr>
                              <w:divsChild>
                                <w:div w:id="537350714">
                                  <w:marLeft w:val="0"/>
                                  <w:marRight w:val="0"/>
                                  <w:marTop w:val="0"/>
                                  <w:marBottom w:val="0"/>
                                  <w:divBdr>
                                    <w:top w:val="none" w:sz="0" w:space="0" w:color="auto"/>
                                    <w:left w:val="none" w:sz="0" w:space="0" w:color="auto"/>
                                    <w:bottom w:val="none" w:sz="0" w:space="0" w:color="auto"/>
                                    <w:right w:val="none" w:sz="0" w:space="0" w:color="auto"/>
                                  </w:divBdr>
                                  <w:divsChild>
                                    <w:div w:id="1249534827">
                                      <w:marLeft w:val="0"/>
                                      <w:marRight w:val="0"/>
                                      <w:marTop w:val="0"/>
                                      <w:marBottom w:val="0"/>
                                      <w:divBdr>
                                        <w:top w:val="none" w:sz="0" w:space="0" w:color="auto"/>
                                        <w:left w:val="none" w:sz="0" w:space="0" w:color="auto"/>
                                        <w:bottom w:val="none" w:sz="0" w:space="0" w:color="auto"/>
                                        <w:right w:val="none" w:sz="0" w:space="0" w:color="auto"/>
                                      </w:divBdr>
                                      <w:divsChild>
                                        <w:div w:id="845173844">
                                          <w:marLeft w:val="0"/>
                                          <w:marRight w:val="0"/>
                                          <w:marTop w:val="0"/>
                                          <w:marBottom w:val="0"/>
                                          <w:divBdr>
                                            <w:top w:val="none" w:sz="0" w:space="0" w:color="auto"/>
                                            <w:left w:val="none" w:sz="0" w:space="0" w:color="auto"/>
                                            <w:bottom w:val="none" w:sz="0" w:space="0" w:color="auto"/>
                                            <w:right w:val="none" w:sz="0" w:space="0" w:color="auto"/>
                                          </w:divBdr>
                                          <w:divsChild>
                                            <w:div w:id="1126966599">
                                              <w:marLeft w:val="0"/>
                                              <w:marRight w:val="0"/>
                                              <w:marTop w:val="0"/>
                                              <w:marBottom w:val="0"/>
                                              <w:divBdr>
                                                <w:top w:val="none" w:sz="0" w:space="0" w:color="auto"/>
                                                <w:left w:val="none" w:sz="0" w:space="0" w:color="auto"/>
                                                <w:bottom w:val="none" w:sz="0" w:space="0" w:color="auto"/>
                                                <w:right w:val="none" w:sz="0" w:space="0" w:color="auto"/>
                                              </w:divBdr>
                                              <w:divsChild>
                                                <w:div w:id="858931787">
                                                  <w:marLeft w:val="0"/>
                                                  <w:marRight w:val="0"/>
                                                  <w:marTop w:val="0"/>
                                                  <w:marBottom w:val="0"/>
                                                  <w:divBdr>
                                                    <w:top w:val="none" w:sz="0" w:space="0" w:color="auto"/>
                                                    <w:left w:val="none" w:sz="0" w:space="0" w:color="auto"/>
                                                    <w:bottom w:val="none" w:sz="0" w:space="0" w:color="auto"/>
                                                    <w:right w:val="none" w:sz="0" w:space="0" w:color="auto"/>
                                                  </w:divBdr>
                                                  <w:divsChild>
                                                    <w:div w:id="1467310545">
                                                      <w:marLeft w:val="0"/>
                                                      <w:marRight w:val="0"/>
                                                      <w:marTop w:val="0"/>
                                                      <w:marBottom w:val="0"/>
                                                      <w:divBdr>
                                                        <w:top w:val="none" w:sz="0" w:space="0" w:color="auto"/>
                                                        <w:left w:val="none" w:sz="0" w:space="0" w:color="auto"/>
                                                        <w:bottom w:val="none" w:sz="0" w:space="0" w:color="auto"/>
                                                        <w:right w:val="none" w:sz="0" w:space="0" w:color="auto"/>
                                                      </w:divBdr>
                                                      <w:divsChild>
                                                        <w:div w:id="1999068479">
                                                          <w:marLeft w:val="0"/>
                                                          <w:marRight w:val="0"/>
                                                          <w:marTop w:val="0"/>
                                                          <w:marBottom w:val="0"/>
                                                          <w:divBdr>
                                                            <w:top w:val="none" w:sz="0" w:space="0" w:color="auto"/>
                                                            <w:left w:val="none" w:sz="0" w:space="0" w:color="auto"/>
                                                            <w:bottom w:val="none" w:sz="0" w:space="0" w:color="auto"/>
                                                            <w:right w:val="none" w:sz="0" w:space="0" w:color="auto"/>
                                                          </w:divBdr>
                                                          <w:divsChild>
                                                            <w:div w:id="553661864">
                                                              <w:marLeft w:val="0"/>
                                                              <w:marRight w:val="0"/>
                                                              <w:marTop w:val="0"/>
                                                              <w:marBottom w:val="0"/>
                                                              <w:divBdr>
                                                                <w:top w:val="none" w:sz="0" w:space="0" w:color="auto"/>
                                                                <w:left w:val="none" w:sz="0" w:space="0" w:color="auto"/>
                                                                <w:bottom w:val="none" w:sz="0" w:space="0" w:color="auto"/>
                                                                <w:right w:val="none" w:sz="0" w:space="0" w:color="auto"/>
                                                              </w:divBdr>
                                                              <w:divsChild>
                                                                <w:div w:id="569388983">
                                                                  <w:marLeft w:val="0"/>
                                                                  <w:marRight w:val="0"/>
                                                                  <w:marTop w:val="0"/>
                                                                  <w:marBottom w:val="0"/>
                                                                  <w:divBdr>
                                                                    <w:top w:val="none" w:sz="0" w:space="0" w:color="auto"/>
                                                                    <w:left w:val="none" w:sz="0" w:space="0" w:color="auto"/>
                                                                    <w:bottom w:val="none" w:sz="0" w:space="0" w:color="auto"/>
                                                                    <w:right w:val="none" w:sz="0" w:space="0" w:color="auto"/>
                                                                  </w:divBdr>
                                                                  <w:divsChild>
                                                                    <w:div w:id="19171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6373">
                                                          <w:marLeft w:val="0"/>
                                                          <w:marRight w:val="0"/>
                                                          <w:marTop w:val="0"/>
                                                          <w:marBottom w:val="0"/>
                                                          <w:divBdr>
                                                            <w:top w:val="none" w:sz="0" w:space="0" w:color="auto"/>
                                                            <w:left w:val="none" w:sz="0" w:space="0" w:color="auto"/>
                                                            <w:bottom w:val="none" w:sz="0" w:space="0" w:color="auto"/>
                                                            <w:right w:val="none" w:sz="0" w:space="0" w:color="auto"/>
                                                          </w:divBdr>
                                                          <w:divsChild>
                                                            <w:div w:id="1810588539">
                                                              <w:marLeft w:val="0"/>
                                                              <w:marRight w:val="0"/>
                                                              <w:marTop w:val="0"/>
                                                              <w:marBottom w:val="0"/>
                                                              <w:divBdr>
                                                                <w:top w:val="none" w:sz="0" w:space="0" w:color="auto"/>
                                                                <w:left w:val="none" w:sz="0" w:space="0" w:color="auto"/>
                                                                <w:bottom w:val="none" w:sz="0" w:space="0" w:color="auto"/>
                                                                <w:right w:val="none" w:sz="0" w:space="0" w:color="auto"/>
                                                              </w:divBdr>
                                                              <w:divsChild>
                                                                <w:div w:id="1246840823">
                                                                  <w:marLeft w:val="0"/>
                                                                  <w:marRight w:val="0"/>
                                                                  <w:marTop w:val="0"/>
                                                                  <w:marBottom w:val="0"/>
                                                                  <w:divBdr>
                                                                    <w:top w:val="none" w:sz="0" w:space="0" w:color="auto"/>
                                                                    <w:left w:val="none" w:sz="0" w:space="0" w:color="auto"/>
                                                                    <w:bottom w:val="none" w:sz="0" w:space="0" w:color="auto"/>
                                                                    <w:right w:val="none" w:sz="0" w:space="0" w:color="auto"/>
                                                                  </w:divBdr>
                                                                  <w:divsChild>
                                                                    <w:div w:id="1467161775">
                                                                      <w:marLeft w:val="0"/>
                                                                      <w:marRight w:val="0"/>
                                                                      <w:marTop w:val="0"/>
                                                                      <w:marBottom w:val="0"/>
                                                                      <w:divBdr>
                                                                        <w:top w:val="none" w:sz="0" w:space="0" w:color="auto"/>
                                                                        <w:left w:val="none" w:sz="0" w:space="0" w:color="auto"/>
                                                                        <w:bottom w:val="none" w:sz="0" w:space="0" w:color="auto"/>
                                                                        <w:right w:val="none" w:sz="0" w:space="0" w:color="auto"/>
                                                                      </w:divBdr>
                                                                    </w:div>
                                                                    <w:div w:id="2074083412">
                                                                      <w:marLeft w:val="0"/>
                                                                      <w:marRight w:val="0"/>
                                                                      <w:marTop w:val="0"/>
                                                                      <w:marBottom w:val="0"/>
                                                                      <w:divBdr>
                                                                        <w:top w:val="none" w:sz="0" w:space="0" w:color="auto"/>
                                                                        <w:left w:val="none" w:sz="0" w:space="0" w:color="auto"/>
                                                                        <w:bottom w:val="none" w:sz="0" w:space="0" w:color="auto"/>
                                                                        <w:right w:val="none" w:sz="0" w:space="0" w:color="auto"/>
                                                                      </w:divBdr>
                                                                    </w:div>
                                                                    <w:div w:id="1414933351">
                                                                      <w:marLeft w:val="0"/>
                                                                      <w:marRight w:val="0"/>
                                                                      <w:marTop w:val="0"/>
                                                                      <w:marBottom w:val="0"/>
                                                                      <w:divBdr>
                                                                        <w:top w:val="none" w:sz="0" w:space="0" w:color="auto"/>
                                                                        <w:left w:val="none" w:sz="0" w:space="0" w:color="auto"/>
                                                                        <w:bottom w:val="none" w:sz="0" w:space="0" w:color="auto"/>
                                                                        <w:right w:val="none" w:sz="0" w:space="0" w:color="auto"/>
                                                                      </w:divBdr>
                                                                    </w:div>
                                                                    <w:div w:id="20269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561466">
                                                          <w:marLeft w:val="0"/>
                                                          <w:marRight w:val="0"/>
                                                          <w:marTop w:val="0"/>
                                                          <w:marBottom w:val="0"/>
                                                          <w:divBdr>
                                                            <w:top w:val="none" w:sz="0" w:space="0" w:color="auto"/>
                                                            <w:left w:val="none" w:sz="0" w:space="0" w:color="auto"/>
                                                            <w:bottom w:val="none" w:sz="0" w:space="0" w:color="auto"/>
                                                            <w:right w:val="none" w:sz="0" w:space="0" w:color="auto"/>
                                                          </w:divBdr>
                                                          <w:divsChild>
                                                            <w:div w:id="1075280270">
                                                              <w:marLeft w:val="0"/>
                                                              <w:marRight w:val="0"/>
                                                              <w:marTop w:val="0"/>
                                                              <w:marBottom w:val="0"/>
                                                              <w:divBdr>
                                                                <w:top w:val="none" w:sz="0" w:space="0" w:color="auto"/>
                                                                <w:left w:val="none" w:sz="0" w:space="0" w:color="auto"/>
                                                                <w:bottom w:val="none" w:sz="0" w:space="0" w:color="auto"/>
                                                                <w:right w:val="none" w:sz="0" w:space="0" w:color="auto"/>
                                                              </w:divBdr>
                                                              <w:divsChild>
                                                                <w:div w:id="668875511">
                                                                  <w:marLeft w:val="0"/>
                                                                  <w:marRight w:val="0"/>
                                                                  <w:marTop w:val="0"/>
                                                                  <w:marBottom w:val="0"/>
                                                                  <w:divBdr>
                                                                    <w:top w:val="none" w:sz="0" w:space="0" w:color="auto"/>
                                                                    <w:left w:val="none" w:sz="0" w:space="0" w:color="auto"/>
                                                                    <w:bottom w:val="none" w:sz="0" w:space="0" w:color="auto"/>
                                                                    <w:right w:val="none" w:sz="0" w:space="0" w:color="auto"/>
                                                                  </w:divBdr>
                                                                  <w:divsChild>
                                                                    <w:div w:id="10910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54413">
                                                          <w:marLeft w:val="0"/>
                                                          <w:marRight w:val="0"/>
                                                          <w:marTop w:val="0"/>
                                                          <w:marBottom w:val="0"/>
                                                          <w:divBdr>
                                                            <w:top w:val="none" w:sz="0" w:space="0" w:color="auto"/>
                                                            <w:left w:val="none" w:sz="0" w:space="0" w:color="auto"/>
                                                            <w:bottom w:val="none" w:sz="0" w:space="0" w:color="auto"/>
                                                            <w:right w:val="none" w:sz="0" w:space="0" w:color="auto"/>
                                                          </w:divBdr>
                                                          <w:divsChild>
                                                            <w:div w:id="775097627">
                                                              <w:marLeft w:val="0"/>
                                                              <w:marRight w:val="0"/>
                                                              <w:marTop w:val="0"/>
                                                              <w:marBottom w:val="0"/>
                                                              <w:divBdr>
                                                                <w:top w:val="none" w:sz="0" w:space="0" w:color="auto"/>
                                                                <w:left w:val="none" w:sz="0" w:space="0" w:color="auto"/>
                                                                <w:bottom w:val="none" w:sz="0" w:space="0" w:color="auto"/>
                                                                <w:right w:val="none" w:sz="0" w:space="0" w:color="auto"/>
                                                              </w:divBdr>
                                                              <w:divsChild>
                                                                <w:div w:id="1347634622">
                                                                  <w:marLeft w:val="0"/>
                                                                  <w:marRight w:val="0"/>
                                                                  <w:marTop w:val="0"/>
                                                                  <w:marBottom w:val="0"/>
                                                                  <w:divBdr>
                                                                    <w:top w:val="none" w:sz="0" w:space="0" w:color="auto"/>
                                                                    <w:left w:val="none" w:sz="0" w:space="0" w:color="auto"/>
                                                                    <w:bottom w:val="none" w:sz="0" w:space="0" w:color="auto"/>
                                                                    <w:right w:val="none" w:sz="0" w:space="0" w:color="auto"/>
                                                                  </w:divBdr>
                                                                  <w:divsChild>
                                                                    <w:div w:id="9125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38910">
                                                          <w:marLeft w:val="0"/>
                                                          <w:marRight w:val="0"/>
                                                          <w:marTop w:val="0"/>
                                                          <w:marBottom w:val="0"/>
                                                          <w:divBdr>
                                                            <w:top w:val="none" w:sz="0" w:space="0" w:color="auto"/>
                                                            <w:left w:val="none" w:sz="0" w:space="0" w:color="auto"/>
                                                            <w:bottom w:val="none" w:sz="0" w:space="0" w:color="auto"/>
                                                            <w:right w:val="none" w:sz="0" w:space="0" w:color="auto"/>
                                                          </w:divBdr>
                                                          <w:divsChild>
                                                            <w:div w:id="1226188130">
                                                              <w:marLeft w:val="0"/>
                                                              <w:marRight w:val="0"/>
                                                              <w:marTop w:val="0"/>
                                                              <w:marBottom w:val="0"/>
                                                              <w:divBdr>
                                                                <w:top w:val="none" w:sz="0" w:space="0" w:color="auto"/>
                                                                <w:left w:val="none" w:sz="0" w:space="0" w:color="auto"/>
                                                                <w:bottom w:val="none" w:sz="0" w:space="0" w:color="auto"/>
                                                                <w:right w:val="none" w:sz="0" w:space="0" w:color="auto"/>
                                                              </w:divBdr>
                                                              <w:divsChild>
                                                                <w:div w:id="1060445947">
                                                                  <w:marLeft w:val="0"/>
                                                                  <w:marRight w:val="0"/>
                                                                  <w:marTop w:val="0"/>
                                                                  <w:marBottom w:val="0"/>
                                                                  <w:divBdr>
                                                                    <w:top w:val="none" w:sz="0" w:space="0" w:color="auto"/>
                                                                    <w:left w:val="none" w:sz="0" w:space="0" w:color="auto"/>
                                                                    <w:bottom w:val="none" w:sz="0" w:space="0" w:color="auto"/>
                                                                    <w:right w:val="none" w:sz="0" w:space="0" w:color="auto"/>
                                                                  </w:divBdr>
                                                                  <w:divsChild>
                                                                    <w:div w:id="147602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4496">
                                                          <w:marLeft w:val="0"/>
                                                          <w:marRight w:val="0"/>
                                                          <w:marTop w:val="0"/>
                                                          <w:marBottom w:val="0"/>
                                                          <w:divBdr>
                                                            <w:top w:val="none" w:sz="0" w:space="0" w:color="auto"/>
                                                            <w:left w:val="none" w:sz="0" w:space="0" w:color="auto"/>
                                                            <w:bottom w:val="none" w:sz="0" w:space="0" w:color="auto"/>
                                                            <w:right w:val="none" w:sz="0" w:space="0" w:color="auto"/>
                                                          </w:divBdr>
                                                          <w:divsChild>
                                                            <w:div w:id="693775363">
                                                              <w:marLeft w:val="0"/>
                                                              <w:marRight w:val="0"/>
                                                              <w:marTop w:val="0"/>
                                                              <w:marBottom w:val="0"/>
                                                              <w:divBdr>
                                                                <w:top w:val="none" w:sz="0" w:space="0" w:color="auto"/>
                                                                <w:left w:val="none" w:sz="0" w:space="0" w:color="auto"/>
                                                                <w:bottom w:val="none" w:sz="0" w:space="0" w:color="auto"/>
                                                                <w:right w:val="none" w:sz="0" w:space="0" w:color="auto"/>
                                                              </w:divBdr>
                                                              <w:divsChild>
                                                                <w:div w:id="1776247582">
                                                                  <w:marLeft w:val="0"/>
                                                                  <w:marRight w:val="0"/>
                                                                  <w:marTop w:val="0"/>
                                                                  <w:marBottom w:val="0"/>
                                                                  <w:divBdr>
                                                                    <w:top w:val="none" w:sz="0" w:space="0" w:color="auto"/>
                                                                    <w:left w:val="none" w:sz="0" w:space="0" w:color="auto"/>
                                                                    <w:bottom w:val="none" w:sz="0" w:space="0" w:color="auto"/>
                                                                    <w:right w:val="none" w:sz="0" w:space="0" w:color="auto"/>
                                                                  </w:divBdr>
                                                                  <w:divsChild>
                                                                    <w:div w:id="45587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73294">
                                                          <w:marLeft w:val="0"/>
                                                          <w:marRight w:val="0"/>
                                                          <w:marTop w:val="0"/>
                                                          <w:marBottom w:val="0"/>
                                                          <w:divBdr>
                                                            <w:top w:val="none" w:sz="0" w:space="0" w:color="auto"/>
                                                            <w:left w:val="none" w:sz="0" w:space="0" w:color="auto"/>
                                                            <w:bottom w:val="none" w:sz="0" w:space="0" w:color="auto"/>
                                                            <w:right w:val="none" w:sz="0" w:space="0" w:color="auto"/>
                                                          </w:divBdr>
                                                          <w:divsChild>
                                                            <w:div w:id="990716242">
                                                              <w:marLeft w:val="0"/>
                                                              <w:marRight w:val="0"/>
                                                              <w:marTop w:val="0"/>
                                                              <w:marBottom w:val="0"/>
                                                              <w:divBdr>
                                                                <w:top w:val="none" w:sz="0" w:space="0" w:color="auto"/>
                                                                <w:left w:val="none" w:sz="0" w:space="0" w:color="auto"/>
                                                                <w:bottom w:val="none" w:sz="0" w:space="0" w:color="auto"/>
                                                                <w:right w:val="none" w:sz="0" w:space="0" w:color="auto"/>
                                                              </w:divBdr>
                                                              <w:divsChild>
                                                                <w:div w:id="439643535">
                                                                  <w:marLeft w:val="0"/>
                                                                  <w:marRight w:val="0"/>
                                                                  <w:marTop w:val="0"/>
                                                                  <w:marBottom w:val="0"/>
                                                                  <w:divBdr>
                                                                    <w:top w:val="none" w:sz="0" w:space="0" w:color="auto"/>
                                                                    <w:left w:val="none" w:sz="0" w:space="0" w:color="auto"/>
                                                                    <w:bottom w:val="none" w:sz="0" w:space="0" w:color="auto"/>
                                                                    <w:right w:val="none" w:sz="0" w:space="0" w:color="auto"/>
                                                                  </w:divBdr>
                                                                  <w:divsChild>
                                                                    <w:div w:id="5831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166233">
                                                          <w:marLeft w:val="0"/>
                                                          <w:marRight w:val="0"/>
                                                          <w:marTop w:val="0"/>
                                                          <w:marBottom w:val="0"/>
                                                          <w:divBdr>
                                                            <w:top w:val="none" w:sz="0" w:space="0" w:color="auto"/>
                                                            <w:left w:val="none" w:sz="0" w:space="0" w:color="auto"/>
                                                            <w:bottom w:val="none" w:sz="0" w:space="0" w:color="auto"/>
                                                            <w:right w:val="none" w:sz="0" w:space="0" w:color="auto"/>
                                                          </w:divBdr>
                                                          <w:divsChild>
                                                            <w:div w:id="67385090">
                                                              <w:marLeft w:val="0"/>
                                                              <w:marRight w:val="0"/>
                                                              <w:marTop w:val="0"/>
                                                              <w:marBottom w:val="0"/>
                                                              <w:divBdr>
                                                                <w:top w:val="none" w:sz="0" w:space="0" w:color="auto"/>
                                                                <w:left w:val="none" w:sz="0" w:space="0" w:color="auto"/>
                                                                <w:bottom w:val="none" w:sz="0" w:space="0" w:color="auto"/>
                                                                <w:right w:val="none" w:sz="0" w:space="0" w:color="auto"/>
                                                              </w:divBdr>
                                                              <w:divsChild>
                                                                <w:div w:id="1479372602">
                                                                  <w:marLeft w:val="0"/>
                                                                  <w:marRight w:val="0"/>
                                                                  <w:marTop w:val="0"/>
                                                                  <w:marBottom w:val="0"/>
                                                                  <w:divBdr>
                                                                    <w:top w:val="none" w:sz="0" w:space="0" w:color="auto"/>
                                                                    <w:left w:val="none" w:sz="0" w:space="0" w:color="auto"/>
                                                                    <w:bottom w:val="none" w:sz="0" w:space="0" w:color="auto"/>
                                                                    <w:right w:val="none" w:sz="0" w:space="0" w:color="auto"/>
                                                                  </w:divBdr>
                                                                  <w:divsChild>
                                                                    <w:div w:id="989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71028">
                                                          <w:marLeft w:val="0"/>
                                                          <w:marRight w:val="0"/>
                                                          <w:marTop w:val="0"/>
                                                          <w:marBottom w:val="0"/>
                                                          <w:divBdr>
                                                            <w:top w:val="none" w:sz="0" w:space="0" w:color="auto"/>
                                                            <w:left w:val="none" w:sz="0" w:space="0" w:color="auto"/>
                                                            <w:bottom w:val="none" w:sz="0" w:space="0" w:color="auto"/>
                                                            <w:right w:val="none" w:sz="0" w:space="0" w:color="auto"/>
                                                          </w:divBdr>
                                                          <w:divsChild>
                                                            <w:div w:id="95448147">
                                                              <w:marLeft w:val="0"/>
                                                              <w:marRight w:val="0"/>
                                                              <w:marTop w:val="0"/>
                                                              <w:marBottom w:val="0"/>
                                                              <w:divBdr>
                                                                <w:top w:val="none" w:sz="0" w:space="0" w:color="auto"/>
                                                                <w:left w:val="none" w:sz="0" w:space="0" w:color="auto"/>
                                                                <w:bottom w:val="none" w:sz="0" w:space="0" w:color="auto"/>
                                                                <w:right w:val="none" w:sz="0" w:space="0" w:color="auto"/>
                                                              </w:divBdr>
                                                              <w:divsChild>
                                                                <w:div w:id="1281837418">
                                                                  <w:marLeft w:val="0"/>
                                                                  <w:marRight w:val="0"/>
                                                                  <w:marTop w:val="0"/>
                                                                  <w:marBottom w:val="0"/>
                                                                  <w:divBdr>
                                                                    <w:top w:val="none" w:sz="0" w:space="0" w:color="auto"/>
                                                                    <w:left w:val="none" w:sz="0" w:space="0" w:color="auto"/>
                                                                    <w:bottom w:val="none" w:sz="0" w:space="0" w:color="auto"/>
                                                                    <w:right w:val="none" w:sz="0" w:space="0" w:color="auto"/>
                                                                  </w:divBdr>
                                                                  <w:divsChild>
                                                                    <w:div w:id="7283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27833">
                                                          <w:marLeft w:val="0"/>
                                                          <w:marRight w:val="0"/>
                                                          <w:marTop w:val="0"/>
                                                          <w:marBottom w:val="0"/>
                                                          <w:divBdr>
                                                            <w:top w:val="none" w:sz="0" w:space="0" w:color="auto"/>
                                                            <w:left w:val="none" w:sz="0" w:space="0" w:color="auto"/>
                                                            <w:bottom w:val="none" w:sz="0" w:space="0" w:color="auto"/>
                                                            <w:right w:val="none" w:sz="0" w:space="0" w:color="auto"/>
                                                          </w:divBdr>
                                                          <w:divsChild>
                                                            <w:div w:id="249508176">
                                                              <w:marLeft w:val="0"/>
                                                              <w:marRight w:val="0"/>
                                                              <w:marTop w:val="0"/>
                                                              <w:marBottom w:val="0"/>
                                                              <w:divBdr>
                                                                <w:top w:val="none" w:sz="0" w:space="0" w:color="auto"/>
                                                                <w:left w:val="none" w:sz="0" w:space="0" w:color="auto"/>
                                                                <w:bottom w:val="none" w:sz="0" w:space="0" w:color="auto"/>
                                                                <w:right w:val="none" w:sz="0" w:space="0" w:color="auto"/>
                                                              </w:divBdr>
                                                              <w:divsChild>
                                                                <w:div w:id="1242136039">
                                                                  <w:marLeft w:val="0"/>
                                                                  <w:marRight w:val="0"/>
                                                                  <w:marTop w:val="0"/>
                                                                  <w:marBottom w:val="0"/>
                                                                  <w:divBdr>
                                                                    <w:top w:val="none" w:sz="0" w:space="0" w:color="auto"/>
                                                                    <w:left w:val="none" w:sz="0" w:space="0" w:color="auto"/>
                                                                    <w:bottom w:val="none" w:sz="0" w:space="0" w:color="auto"/>
                                                                    <w:right w:val="none" w:sz="0" w:space="0" w:color="auto"/>
                                                                  </w:divBdr>
                                                                  <w:divsChild>
                                                                    <w:div w:id="426082148">
                                                                      <w:marLeft w:val="0"/>
                                                                      <w:marRight w:val="0"/>
                                                                      <w:marTop w:val="0"/>
                                                                      <w:marBottom w:val="0"/>
                                                                      <w:divBdr>
                                                                        <w:top w:val="none" w:sz="0" w:space="0" w:color="auto"/>
                                                                        <w:left w:val="none" w:sz="0" w:space="0" w:color="auto"/>
                                                                        <w:bottom w:val="none" w:sz="0" w:space="0" w:color="auto"/>
                                                                        <w:right w:val="none" w:sz="0" w:space="0" w:color="auto"/>
                                                                      </w:divBdr>
                                                                    </w:div>
                                                                  </w:divsChild>
                                                                </w:div>
                                                                <w:div w:id="1974944159">
                                                                  <w:marLeft w:val="0"/>
                                                                  <w:marRight w:val="0"/>
                                                                  <w:marTop w:val="0"/>
                                                                  <w:marBottom w:val="0"/>
                                                                  <w:divBdr>
                                                                    <w:top w:val="none" w:sz="0" w:space="0" w:color="auto"/>
                                                                    <w:left w:val="none" w:sz="0" w:space="0" w:color="auto"/>
                                                                    <w:bottom w:val="none" w:sz="0" w:space="0" w:color="auto"/>
                                                                    <w:right w:val="none" w:sz="0" w:space="0" w:color="auto"/>
                                                                  </w:divBdr>
                                                                  <w:divsChild>
                                                                    <w:div w:id="156726643">
                                                                      <w:marLeft w:val="0"/>
                                                                      <w:marRight w:val="0"/>
                                                                      <w:marTop w:val="0"/>
                                                                      <w:marBottom w:val="0"/>
                                                                      <w:divBdr>
                                                                        <w:top w:val="none" w:sz="0" w:space="0" w:color="auto"/>
                                                                        <w:left w:val="none" w:sz="0" w:space="0" w:color="auto"/>
                                                                        <w:bottom w:val="none" w:sz="0" w:space="0" w:color="auto"/>
                                                                        <w:right w:val="none" w:sz="0" w:space="0" w:color="auto"/>
                                                                      </w:divBdr>
                                                                      <w:divsChild>
                                                                        <w:div w:id="1486505025">
                                                                          <w:marLeft w:val="0"/>
                                                                          <w:marRight w:val="0"/>
                                                                          <w:marTop w:val="0"/>
                                                                          <w:marBottom w:val="0"/>
                                                                          <w:divBdr>
                                                                            <w:top w:val="none" w:sz="0" w:space="0" w:color="auto"/>
                                                                            <w:left w:val="none" w:sz="0" w:space="0" w:color="auto"/>
                                                                            <w:bottom w:val="none" w:sz="0" w:space="0" w:color="auto"/>
                                                                            <w:right w:val="none" w:sz="0" w:space="0" w:color="auto"/>
                                                                          </w:divBdr>
                                                                          <w:divsChild>
                                                                            <w:div w:id="446777435">
                                                                              <w:marLeft w:val="0"/>
                                                                              <w:marRight w:val="0"/>
                                                                              <w:marTop w:val="0"/>
                                                                              <w:marBottom w:val="0"/>
                                                                              <w:divBdr>
                                                                                <w:top w:val="none" w:sz="0" w:space="0" w:color="auto"/>
                                                                                <w:left w:val="none" w:sz="0" w:space="0" w:color="auto"/>
                                                                                <w:bottom w:val="none" w:sz="0" w:space="0" w:color="auto"/>
                                                                                <w:right w:val="none" w:sz="0" w:space="0" w:color="auto"/>
                                                                              </w:divBdr>
                                                                              <w:divsChild>
                                                                                <w:div w:id="87897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828495">
                                                          <w:marLeft w:val="0"/>
                                                          <w:marRight w:val="0"/>
                                                          <w:marTop w:val="0"/>
                                                          <w:marBottom w:val="0"/>
                                                          <w:divBdr>
                                                            <w:top w:val="none" w:sz="0" w:space="0" w:color="auto"/>
                                                            <w:left w:val="none" w:sz="0" w:space="0" w:color="auto"/>
                                                            <w:bottom w:val="none" w:sz="0" w:space="0" w:color="auto"/>
                                                            <w:right w:val="none" w:sz="0" w:space="0" w:color="auto"/>
                                                          </w:divBdr>
                                                          <w:divsChild>
                                                            <w:div w:id="1771972955">
                                                              <w:marLeft w:val="0"/>
                                                              <w:marRight w:val="0"/>
                                                              <w:marTop w:val="0"/>
                                                              <w:marBottom w:val="0"/>
                                                              <w:divBdr>
                                                                <w:top w:val="none" w:sz="0" w:space="0" w:color="auto"/>
                                                                <w:left w:val="none" w:sz="0" w:space="0" w:color="auto"/>
                                                                <w:bottom w:val="none" w:sz="0" w:space="0" w:color="auto"/>
                                                                <w:right w:val="none" w:sz="0" w:space="0" w:color="auto"/>
                                                              </w:divBdr>
                                                              <w:divsChild>
                                                                <w:div w:id="589849719">
                                                                  <w:marLeft w:val="0"/>
                                                                  <w:marRight w:val="0"/>
                                                                  <w:marTop w:val="0"/>
                                                                  <w:marBottom w:val="0"/>
                                                                  <w:divBdr>
                                                                    <w:top w:val="none" w:sz="0" w:space="0" w:color="auto"/>
                                                                    <w:left w:val="none" w:sz="0" w:space="0" w:color="auto"/>
                                                                    <w:bottom w:val="none" w:sz="0" w:space="0" w:color="auto"/>
                                                                    <w:right w:val="none" w:sz="0" w:space="0" w:color="auto"/>
                                                                  </w:divBdr>
                                                                  <w:divsChild>
                                                                    <w:div w:id="1868180924">
                                                                      <w:marLeft w:val="0"/>
                                                                      <w:marRight w:val="0"/>
                                                                      <w:marTop w:val="0"/>
                                                                      <w:marBottom w:val="0"/>
                                                                      <w:divBdr>
                                                                        <w:top w:val="none" w:sz="0" w:space="0" w:color="auto"/>
                                                                        <w:left w:val="none" w:sz="0" w:space="0" w:color="auto"/>
                                                                        <w:bottom w:val="none" w:sz="0" w:space="0" w:color="auto"/>
                                                                        <w:right w:val="none" w:sz="0" w:space="0" w:color="auto"/>
                                                                      </w:divBdr>
                                                                    </w:div>
                                                                  </w:divsChild>
                                                                </w:div>
                                                                <w:div w:id="52244800">
                                                                  <w:marLeft w:val="0"/>
                                                                  <w:marRight w:val="0"/>
                                                                  <w:marTop w:val="0"/>
                                                                  <w:marBottom w:val="0"/>
                                                                  <w:divBdr>
                                                                    <w:top w:val="none" w:sz="0" w:space="0" w:color="auto"/>
                                                                    <w:left w:val="none" w:sz="0" w:space="0" w:color="auto"/>
                                                                    <w:bottom w:val="none" w:sz="0" w:space="0" w:color="auto"/>
                                                                    <w:right w:val="none" w:sz="0" w:space="0" w:color="auto"/>
                                                                  </w:divBdr>
                                                                  <w:divsChild>
                                                                    <w:div w:id="1138037554">
                                                                      <w:marLeft w:val="0"/>
                                                                      <w:marRight w:val="0"/>
                                                                      <w:marTop w:val="0"/>
                                                                      <w:marBottom w:val="0"/>
                                                                      <w:divBdr>
                                                                        <w:top w:val="none" w:sz="0" w:space="0" w:color="auto"/>
                                                                        <w:left w:val="none" w:sz="0" w:space="0" w:color="auto"/>
                                                                        <w:bottom w:val="none" w:sz="0" w:space="0" w:color="auto"/>
                                                                        <w:right w:val="none" w:sz="0" w:space="0" w:color="auto"/>
                                                                      </w:divBdr>
                                                                      <w:divsChild>
                                                                        <w:div w:id="2121877371">
                                                                          <w:marLeft w:val="0"/>
                                                                          <w:marRight w:val="0"/>
                                                                          <w:marTop w:val="0"/>
                                                                          <w:marBottom w:val="0"/>
                                                                          <w:divBdr>
                                                                            <w:top w:val="none" w:sz="0" w:space="0" w:color="auto"/>
                                                                            <w:left w:val="none" w:sz="0" w:space="0" w:color="auto"/>
                                                                            <w:bottom w:val="none" w:sz="0" w:space="0" w:color="auto"/>
                                                                            <w:right w:val="none" w:sz="0" w:space="0" w:color="auto"/>
                                                                          </w:divBdr>
                                                                          <w:divsChild>
                                                                            <w:div w:id="109787467">
                                                                              <w:marLeft w:val="0"/>
                                                                              <w:marRight w:val="0"/>
                                                                              <w:marTop w:val="0"/>
                                                                              <w:marBottom w:val="0"/>
                                                                              <w:divBdr>
                                                                                <w:top w:val="none" w:sz="0" w:space="0" w:color="auto"/>
                                                                                <w:left w:val="none" w:sz="0" w:space="0" w:color="auto"/>
                                                                                <w:bottom w:val="none" w:sz="0" w:space="0" w:color="auto"/>
                                                                                <w:right w:val="none" w:sz="0" w:space="0" w:color="auto"/>
                                                                              </w:divBdr>
                                                                              <w:divsChild>
                                                                                <w:div w:id="17523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694156">
                                                          <w:marLeft w:val="0"/>
                                                          <w:marRight w:val="0"/>
                                                          <w:marTop w:val="0"/>
                                                          <w:marBottom w:val="0"/>
                                                          <w:divBdr>
                                                            <w:top w:val="none" w:sz="0" w:space="0" w:color="auto"/>
                                                            <w:left w:val="none" w:sz="0" w:space="0" w:color="auto"/>
                                                            <w:bottom w:val="none" w:sz="0" w:space="0" w:color="auto"/>
                                                            <w:right w:val="none" w:sz="0" w:space="0" w:color="auto"/>
                                                          </w:divBdr>
                                                          <w:divsChild>
                                                            <w:div w:id="1331562938">
                                                              <w:marLeft w:val="0"/>
                                                              <w:marRight w:val="0"/>
                                                              <w:marTop w:val="0"/>
                                                              <w:marBottom w:val="0"/>
                                                              <w:divBdr>
                                                                <w:top w:val="none" w:sz="0" w:space="0" w:color="auto"/>
                                                                <w:left w:val="none" w:sz="0" w:space="0" w:color="auto"/>
                                                                <w:bottom w:val="none" w:sz="0" w:space="0" w:color="auto"/>
                                                                <w:right w:val="none" w:sz="0" w:space="0" w:color="auto"/>
                                                              </w:divBdr>
                                                              <w:divsChild>
                                                                <w:div w:id="1695955887">
                                                                  <w:marLeft w:val="0"/>
                                                                  <w:marRight w:val="0"/>
                                                                  <w:marTop w:val="0"/>
                                                                  <w:marBottom w:val="0"/>
                                                                  <w:divBdr>
                                                                    <w:top w:val="none" w:sz="0" w:space="0" w:color="auto"/>
                                                                    <w:left w:val="none" w:sz="0" w:space="0" w:color="auto"/>
                                                                    <w:bottom w:val="none" w:sz="0" w:space="0" w:color="auto"/>
                                                                    <w:right w:val="none" w:sz="0" w:space="0" w:color="auto"/>
                                                                  </w:divBdr>
                                                                  <w:divsChild>
                                                                    <w:div w:id="19276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6584">
                                                          <w:marLeft w:val="0"/>
                                                          <w:marRight w:val="0"/>
                                                          <w:marTop w:val="0"/>
                                                          <w:marBottom w:val="0"/>
                                                          <w:divBdr>
                                                            <w:top w:val="none" w:sz="0" w:space="0" w:color="auto"/>
                                                            <w:left w:val="none" w:sz="0" w:space="0" w:color="auto"/>
                                                            <w:bottom w:val="none" w:sz="0" w:space="0" w:color="auto"/>
                                                            <w:right w:val="none" w:sz="0" w:space="0" w:color="auto"/>
                                                          </w:divBdr>
                                                          <w:divsChild>
                                                            <w:div w:id="86509776">
                                                              <w:marLeft w:val="0"/>
                                                              <w:marRight w:val="0"/>
                                                              <w:marTop w:val="0"/>
                                                              <w:marBottom w:val="0"/>
                                                              <w:divBdr>
                                                                <w:top w:val="none" w:sz="0" w:space="0" w:color="auto"/>
                                                                <w:left w:val="none" w:sz="0" w:space="0" w:color="auto"/>
                                                                <w:bottom w:val="none" w:sz="0" w:space="0" w:color="auto"/>
                                                                <w:right w:val="none" w:sz="0" w:space="0" w:color="auto"/>
                                                              </w:divBdr>
                                                              <w:divsChild>
                                                                <w:div w:id="948241208">
                                                                  <w:marLeft w:val="0"/>
                                                                  <w:marRight w:val="0"/>
                                                                  <w:marTop w:val="0"/>
                                                                  <w:marBottom w:val="0"/>
                                                                  <w:divBdr>
                                                                    <w:top w:val="none" w:sz="0" w:space="0" w:color="auto"/>
                                                                    <w:left w:val="none" w:sz="0" w:space="0" w:color="auto"/>
                                                                    <w:bottom w:val="none" w:sz="0" w:space="0" w:color="auto"/>
                                                                    <w:right w:val="none" w:sz="0" w:space="0" w:color="auto"/>
                                                                  </w:divBdr>
                                                                  <w:divsChild>
                                                                    <w:div w:id="6960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22019">
                                                          <w:marLeft w:val="0"/>
                                                          <w:marRight w:val="0"/>
                                                          <w:marTop w:val="0"/>
                                                          <w:marBottom w:val="0"/>
                                                          <w:divBdr>
                                                            <w:top w:val="none" w:sz="0" w:space="0" w:color="auto"/>
                                                            <w:left w:val="none" w:sz="0" w:space="0" w:color="auto"/>
                                                            <w:bottom w:val="none" w:sz="0" w:space="0" w:color="auto"/>
                                                            <w:right w:val="none" w:sz="0" w:space="0" w:color="auto"/>
                                                          </w:divBdr>
                                                          <w:divsChild>
                                                            <w:div w:id="1516461253">
                                                              <w:marLeft w:val="0"/>
                                                              <w:marRight w:val="0"/>
                                                              <w:marTop w:val="0"/>
                                                              <w:marBottom w:val="0"/>
                                                              <w:divBdr>
                                                                <w:top w:val="none" w:sz="0" w:space="0" w:color="auto"/>
                                                                <w:left w:val="none" w:sz="0" w:space="0" w:color="auto"/>
                                                                <w:bottom w:val="none" w:sz="0" w:space="0" w:color="auto"/>
                                                                <w:right w:val="none" w:sz="0" w:space="0" w:color="auto"/>
                                                              </w:divBdr>
                                                              <w:divsChild>
                                                                <w:div w:id="2093504827">
                                                                  <w:marLeft w:val="0"/>
                                                                  <w:marRight w:val="0"/>
                                                                  <w:marTop w:val="0"/>
                                                                  <w:marBottom w:val="0"/>
                                                                  <w:divBdr>
                                                                    <w:top w:val="none" w:sz="0" w:space="0" w:color="auto"/>
                                                                    <w:left w:val="none" w:sz="0" w:space="0" w:color="auto"/>
                                                                    <w:bottom w:val="none" w:sz="0" w:space="0" w:color="auto"/>
                                                                    <w:right w:val="none" w:sz="0" w:space="0" w:color="auto"/>
                                                                  </w:divBdr>
                                                                  <w:divsChild>
                                                                    <w:div w:id="9271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38831513">
      <w:bodyDiv w:val="1"/>
      <w:marLeft w:val="0"/>
      <w:marRight w:val="0"/>
      <w:marTop w:val="0"/>
      <w:marBottom w:val="0"/>
      <w:divBdr>
        <w:top w:val="none" w:sz="0" w:space="0" w:color="auto"/>
        <w:left w:val="none" w:sz="0" w:space="0" w:color="auto"/>
        <w:bottom w:val="none" w:sz="0" w:space="0" w:color="auto"/>
        <w:right w:val="none" w:sz="0" w:space="0" w:color="auto"/>
      </w:divBdr>
      <w:divsChild>
        <w:div w:id="1357922134">
          <w:marLeft w:val="0"/>
          <w:marRight w:val="0"/>
          <w:marTop w:val="0"/>
          <w:marBottom w:val="0"/>
          <w:divBdr>
            <w:top w:val="none" w:sz="0" w:space="0" w:color="auto"/>
            <w:left w:val="none" w:sz="0" w:space="0" w:color="auto"/>
            <w:bottom w:val="none" w:sz="0" w:space="0" w:color="auto"/>
            <w:right w:val="none" w:sz="0" w:space="0" w:color="auto"/>
          </w:divBdr>
          <w:divsChild>
            <w:div w:id="757604106">
              <w:marLeft w:val="0"/>
              <w:marRight w:val="0"/>
              <w:marTop w:val="0"/>
              <w:marBottom w:val="0"/>
              <w:divBdr>
                <w:top w:val="none" w:sz="0" w:space="0" w:color="auto"/>
                <w:left w:val="none" w:sz="0" w:space="0" w:color="auto"/>
                <w:bottom w:val="none" w:sz="0" w:space="0" w:color="auto"/>
                <w:right w:val="none" w:sz="0" w:space="0" w:color="auto"/>
              </w:divBdr>
              <w:divsChild>
                <w:div w:id="1809467678">
                  <w:marLeft w:val="0"/>
                  <w:marRight w:val="0"/>
                  <w:marTop w:val="0"/>
                  <w:marBottom w:val="0"/>
                  <w:divBdr>
                    <w:top w:val="none" w:sz="0" w:space="0" w:color="auto"/>
                    <w:left w:val="none" w:sz="0" w:space="0" w:color="auto"/>
                    <w:bottom w:val="none" w:sz="0" w:space="0" w:color="auto"/>
                    <w:right w:val="none" w:sz="0" w:space="0" w:color="auto"/>
                  </w:divBdr>
                  <w:divsChild>
                    <w:div w:id="734010393">
                      <w:marLeft w:val="0"/>
                      <w:marRight w:val="0"/>
                      <w:marTop w:val="0"/>
                      <w:marBottom w:val="0"/>
                      <w:divBdr>
                        <w:top w:val="none" w:sz="0" w:space="0" w:color="auto"/>
                        <w:left w:val="none" w:sz="0" w:space="0" w:color="auto"/>
                        <w:bottom w:val="none" w:sz="0" w:space="0" w:color="auto"/>
                        <w:right w:val="none" w:sz="0" w:space="0" w:color="auto"/>
                      </w:divBdr>
                      <w:divsChild>
                        <w:div w:id="395712555">
                          <w:marLeft w:val="0"/>
                          <w:marRight w:val="0"/>
                          <w:marTop w:val="0"/>
                          <w:marBottom w:val="0"/>
                          <w:divBdr>
                            <w:top w:val="none" w:sz="0" w:space="0" w:color="auto"/>
                            <w:left w:val="none" w:sz="0" w:space="0" w:color="auto"/>
                            <w:bottom w:val="none" w:sz="0" w:space="0" w:color="auto"/>
                            <w:right w:val="none" w:sz="0" w:space="0" w:color="auto"/>
                          </w:divBdr>
                          <w:divsChild>
                            <w:div w:id="1627420160">
                              <w:marLeft w:val="0"/>
                              <w:marRight w:val="0"/>
                              <w:marTop w:val="0"/>
                              <w:marBottom w:val="0"/>
                              <w:divBdr>
                                <w:top w:val="none" w:sz="0" w:space="0" w:color="auto"/>
                                <w:left w:val="none" w:sz="0" w:space="0" w:color="auto"/>
                                <w:bottom w:val="none" w:sz="0" w:space="0" w:color="auto"/>
                                <w:right w:val="none" w:sz="0" w:space="0" w:color="auto"/>
                              </w:divBdr>
                              <w:divsChild>
                                <w:div w:id="1083256804">
                                  <w:marLeft w:val="0"/>
                                  <w:marRight w:val="0"/>
                                  <w:marTop w:val="0"/>
                                  <w:marBottom w:val="0"/>
                                  <w:divBdr>
                                    <w:top w:val="none" w:sz="0" w:space="0" w:color="auto"/>
                                    <w:left w:val="none" w:sz="0" w:space="0" w:color="auto"/>
                                    <w:bottom w:val="none" w:sz="0" w:space="0" w:color="auto"/>
                                    <w:right w:val="none" w:sz="0" w:space="0" w:color="auto"/>
                                  </w:divBdr>
                                  <w:divsChild>
                                    <w:div w:id="89132888">
                                      <w:marLeft w:val="0"/>
                                      <w:marRight w:val="0"/>
                                      <w:marTop w:val="0"/>
                                      <w:marBottom w:val="0"/>
                                      <w:divBdr>
                                        <w:top w:val="none" w:sz="0" w:space="0" w:color="auto"/>
                                        <w:left w:val="none" w:sz="0" w:space="0" w:color="auto"/>
                                        <w:bottom w:val="none" w:sz="0" w:space="0" w:color="auto"/>
                                        <w:right w:val="none" w:sz="0" w:space="0" w:color="auto"/>
                                      </w:divBdr>
                                      <w:divsChild>
                                        <w:div w:id="1244023600">
                                          <w:marLeft w:val="0"/>
                                          <w:marRight w:val="0"/>
                                          <w:marTop w:val="0"/>
                                          <w:marBottom w:val="0"/>
                                          <w:divBdr>
                                            <w:top w:val="none" w:sz="0" w:space="0" w:color="auto"/>
                                            <w:left w:val="none" w:sz="0" w:space="0" w:color="auto"/>
                                            <w:bottom w:val="none" w:sz="0" w:space="0" w:color="auto"/>
                                            <w:right w:val="none" w:sz="0" w:space="0" w:color="auto"/>
                                          </w:divBdr>
                                          <w:divsChild>
                                            <w:div w:id="199124197">
                                              <w:marLeft w:val="0"/>
                                              <w:marRight w:val="0"/>
                                              <w:marTop w:val="0"/>
                                              <w:marBottom w:val="0"/>
                                              <w:divBdr>
                                                <w:top w:val="none" w:sz="0" w:space="0" w:color="auto"/>
                                                <w:left w:val="none" w:sz="0" w:space="0" w:color="auto"/>
                                                <w:bottom w:val="none" w:sz="0" w:space="0" w:color="auto"/>
                                                <w:right w:val="none" w:sz="0" w:space="0" w:color="auto"/>
                                              </w:divBdr>
                                              <w:divsChild>
                                                <w:div w:id="1202590815">
                                                  <w:marLeft w:val="0"/>
                                                  <w:marRight w:val="0"/>
                                                  <w:marTop w:val="0"/>
                                                  <w:marBottom w:val="0"/>
                                                  <w:divBdr>
                                                    <w:top w:val="none" w:sz="0" w:space="0" w:color="auto"/>
                                                    <w:left w:val="none" w:sz="0" w:space="0" w:color="auto"/>
                                                    <w:bottom w:val="none" w:sz="0" w:space="0" w:color="auto"/>
                                                    <w:right w:val="none" w:sz="0" w:space="0" w:color="auto"/>
                                                  </w:divBdr>
                                                  <w:divsChild>
                                                    <w:div w:id="120419334">
                                                      <w:marLeft w:val="0"/>
                                                      <w:marRight w:val="0"/>
                                                      <w:marTop w:val="0"/>
                                                      <w:marBottom w:val="0"/>
                                                      <w:divBdr>
                                                        <w:top w:val="none" w:sz="0" w:space="0" w:color="auto"/>
                                                        <w:left w:val="none" w:sz="0" w:space="0" w:color="auto"/>
                                                        <w:bottom w:val="none" w:sz="0" w:space="0" w:color="auto"/>
                                                        <w:right w:val="none" w:sz="0" w:space="0" w:color="auto"/>
                                                      </w:divBdr>
                                                      <w:divsChild>
                                                        <w:div w:id="1781217195">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227570160">
                                                                  <w:marLeft w:val="0"/>
                                                                  <w:marRight w:val="0"/>
                                                                  <w:marTop w:val="0"/>
                                                                  <w:marBottom w:val="0"/>
                                                                  <w:divBdr>
                                                                    <w:top w:val="none" w:sz="0" w:space="0" w:color="auto"/>
                                                                    <w:left w:val="none" w:sz="0" w:space="0" w:color="auto"/>
                                                                    <w:bottom w:val="none" w:sz="0" w:space="0" w:color="auto"/>
                                                                    <w:right w:val="none" w:sz="0" w:space="0" w:color="auto"/>
                                                                  </w:divBdr>
                                                                  <w:divsChild>
                                                                    <w:div w:id="1335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8902">
                                                          <w:marLeft w:val="0"/>
                                                          <w:marRight w:val="0"/>
                                                          <w:marTop w:val="0"/>
                                                          <w:marBottom w:val="0"/>
                                                          <w:divBdr>
                                                            <w:top w:val="none" w:sz="0" w:space="0" w:color="auto"/>
                                                            <w:left w:val="none" w:sz="0" w:space="0" w:color="auto"/>
                                                            <w:bottom w:val="none" w:sz="0" w:space="0" w:color="auto"/>
                                                            <w:right w:val="none" w:sz="0" w:space="0" w:color="auto"/>
                                                          </w:divBdr>
                                                          <w:divsChild>
                                                            <w:div w:id="1398355550">
                                                              <w:marLeft w:val="0"/>
                                                              <w:marRight w:val="0"/>
                                                              <w:marTop w:val="0"/>
                                                              <w:marBottom w:val="0"/>
                                                              <w:divBdr>
                                                                <w:top w:val="none" w:sz="0" w:space="0" w:color="auto"/>
                                                                <w:left w:val="none" w:sz="0" w:space="0" w:color="auto"/>
                                                                <w:bottom w:val="none" w:sz="0" w:space="0" w:color="auto"/>
                                                                <w:right w:val="none" w:sz="0" w:space="0" w:color="auto"/>
                                                              </w:divBdr>
                                                              <w:divsChild>
                                                                <w:div w:id="1731221309">
                                                                  <w:marLeft w:val="0"/>
                                                                  <w:marRight w:val="0"/>
                                                                  <w:marTop w:val="0"/>
                                                                  <w:marBottom w:val="0"/>
                                                                  <w:divBdr>
                                                                    <w:top w:val="none" w:sz="0" w:space="0" w:color="auto"/>
                                                                    <w:left w:val="none" w:sz="0" w:space="0" w:color="auto"/>
                                                                    <w:bottom w:val="none" w:sz="0" w:space="0" w:color="auto"/>
                                                                    <w:right w:val="none" w:sz="0" w:space="0" w:color="auto"/>
                                                                  </w:divBdr>
                                                                  <w:divsChild>
                                                                    <w:div w:id="955524829">
                                                                      <w:marLeft w:val="0"/>
                                                                      <w:marRight w:val="0"/>
                                                                      <w:marTop w:val="0"/>
                                                                      <w:marBottom w:val="0"/>
                                                                      <w:divBdr>
                                                                        <w:top w:val="none" w:sz="0" w:space="0" w:color="auto"/>
                                                                        <w:left w:val="none" w:sz="0" w:space="0" w:color="auto"/>
                                                                        <w:bottom w:val="none" w:sz="0" w:space="0" w:color="auto"/>
                                                                        <w:right w:val="none" w:sz="0" w:space="0" w:color="auto"/>
                                                                      </w:divBdr>
                                                                    </w:div>
                                                                    <w:div w:id="749666602">
                                                                      <w:marLeft w:val="0"/>
                                                                      <w:marRight w:val="0"/>
                                                                      <w:marTop w:val="0"/>
                                                                      <w:marBottom w:val="0"/>
                                                                      <w:divBdr>
                                                                        <w:top w:val="none" w:sz="0" w:space="0" w:color="auto"/>
                                                                        <w:left w:val="none" w:sz="0" w:space="0" w:color="auto"/>
                                                                        <w:bottom w:val="none" w:sz="0" w:space="0" w:color="auto"/>
                                                                        <w:right w:val="none" w:sz="0" w:space="0" w:color="auto"/>
                                                                      </w:divBdr>
                                                                    </w:div>
                                                                    <w:div w:id="635723125">
                                                                      <w:marLeft w:val="0"/>
                                                                      <w:marRight w:val="0"/>
                                                                      <w:marTop w:val="0"/>
                                                                      <w:marBottom w:val="0"/>
                                                                      <w:divBdr>
                                                                        <w:top w:val="none" w:sz="0" w:space="0" w:color="auto"/>
                                                                        <w:left w:val="none" w:sz="0" w:space="0" w:color="auto"/>
                                                                        <w:bottom w:val="none" w:sz="0" w:space="0" w:color="auto"/>
                                                                        <w:right w:val="none" w:sz="0" w:space="0" w:color="auto"/>
                                                                      </w:divBdr>
                                                                    </w:div>
                                                                    <w:div w:id="111748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23995">
                                                          <w:marLeft w:val="0"/>
                                                          <w:marRight w:val="0"/>
                                                          <w:marTop w:val="0"/>
                                                          <w:marBottom w:val="0"/>
                                                          <w:divBdr>
                                                            <w:top w:val="none" w:sz="0" w:space="0" w:color="auto"/>
                                                            <w:left w:val="none" w:sz="0" w:space="0" w:color="auto"/>
                                                            <w:bottom w:val="none" w:sz="0" w:space="0" w:color="auto"/>
                                                            <w:right w:val="none" w:sz="0" w:space="0" w:color="auto"/>
                                                          </w:divBdr>
                                                          <w:divsChild>
                                                            <w:div w:id="455179465">
                                                              <w:marLeft w:val="0"/>
                                                              <w:marRight w:val="0"/>
                                                              <w:marTop w:val="0"/>
                                                              <w:marBottom w:val="0"/>
                                                              <w:divBdr>
                                                                <w:top w:val="none" w:sz="0" w:space="0" w:color="auto"/>
                                                                <w:left w:val="none" w:sz="0" w:space="0" w:color="auto"/>
                                                                <w:bottom w:val="none" w:sz="0" w:space="0" w:color="auto"/>
                                                                <w:right w:val="none" w:sz="0" w:space="0" w:color="auto"/>
                                                              </w:divBdr>
                                                              <w:divsChild>
                                                                <w:div w:id="1590037258">
                                                                  <w:marLeft w:val="0"/>
                                                                  <w:marRight w:val="0"/>
                                                                  <w:marTop w:val="0"/>
                                                                  <w:marBottom w:val="0"/>
                                                                  <w:divBdr>
                                                                    <w:top w:val="none" w:sz="0" w:space="0" w:color="auto"/>
                                                                    <w:left w:val="none" w:sz="0" w:space="0" w:color="auto"/>
                                                                    <w:bottom w:val="none" w:sz="0" w:space="0" w:color="auto"/>
                                                                    <w:right w:val="none" w:sz="0" w:space="0" w:color="auto"/>
                                                                  </w:divBdr>
                                                                  <w:divsChild>
                                                                    <w:div w:id="13004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225166">
                                                          <w:marLeft w:val="0"/>
                                                          <w:marRight w:val="0"/>
                                                          <w:marTop w:val="0"/>
                                                          <w:marBottom w:val="0"/>
                                                          <w:divBdr>
                                                            <w:top w:val="none" w:sz="0" w:space="0" w:color="auto"/>
                                                            <w:left w:val="none" w:sz="0" w:space="0" w:color="auto"/>
                                                            <w:bottom w:val="none" w:sz="0" w:space="0" w:color="auto"/>
                                                            <w:right w:val="none" w:sz="0" w:space="0" w:color="auto"/>
                                                          </w:divBdr>
                                                          <w:divsChild>
                                                            <w:div w:id="1926836506">
                                                              <w:marLeft w:val="0"/>
                                                              <w:marRight w:val="0"/>
                                                              <w:marTop w:val="0"/>
                                                              <w:marBottom w:val="0"/>
                                                              <w:divBdr>
                                                                <w:top w:val="none" w:sz="0" w:space="0" w:color="auto"/>
                                                                <w:left w:val="none" w:sz="0" w:space="0" w:color="auto"/>
                                                                <w:bottom w:val="none" w:sz="0" w:space="0" w:color="auto"/>
                                                                <w:right w:val="none" w:sz="0" w:space="0" w:color="auto"/>
                                                              </w:divBdr>
                                                              <w:divsChild>
                                                                <w:div w:id="1815366604">
                                                                  <w:marLeft w:val="0"/>
                                                                  <w:marRight w:val="0"/>
                                                                  <w:marTop w:val="0"/>
                                                                  <w:marBottom w:val="0"/>
                                                                  <w:divBdr>
                                                                    <w:top w:val="none" w:sz="0" w:space="0" w:color="auto"/>
                                                                    <w:left w:val="none" w:sz="0" w:space="0" w:color="auto"/>
                                                                    <w:bottom w:val="none" w:sz="0" w:space="0" w:color="auto"/>
                                                                    <w:right w:val="none" w:sz="0" w:space="0" w:color="auto"/>
                                                                  </w:divBdr>
                                                                  <w:divsChild>
                                                                    <w:div w:id="12696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02699">
                                                          <w:marLeft w:val="0"/>
                                                          <w:marRight w:val="0"/>
                                                          <w:marTop w:val="0"/>
                                                          <w:marBottom w:val="0"/>
                                                          <w:divBdr>
                                                            <w:top w:val="none" w:sz="0" w:space="0" w:color="auto"/>
                                                            <w:left w:val="none" w:sz="0" w:space="0" w:color="auto"/>
                                                            <w:bottom w:val="none" w:sz="0" w:space="0" w:color="auto"/>
                                                            <w:right w:val="none" w:sz="0" w:space="0" w:color="auto"/>
                                                          </w:divBdr>
                                                          <w:divsChild>
                                                            <w:div w:id="2117631897">
                                                              <w:marLeft w:val="0"/>
                                                              <w:marRight w:val="0"/>
                                                              <w:marTop w:val="0"/>
                                                              <w:marBottom w:val="0"/>
                                                              <w:divBdr>
                                                                <w:top w:val="none" w:sz="0" w:space="0" w:color="auto"/>
                                                                <w:left w:val="none" w:sz="0" w:space="0" w:color="auto"/>
                                                                <w:bottom w:val="none" w:sz="0" w:space="0" w:color="auto"/>
                                                                <w:right w:val="none" w:sz="0" w:space="0" w:color="auto"/>
                                                              </w:divBdr>
                                                              <w:divsChild>
                                                                <w:div w:id="2086754185">
                                                                  <w:marLeft w:val="0"/>
                                                                  <w:marRight w:val="0"/>
                                                                  <w:marTop w:val="0"/>
                                                                  <w:marBottom w:val="0"/>
                                                                  <w:divBdr>
                                                                    <w:top w:val="none" w:sz="0" w:space="0" w:color="auto"/>
                                                                    <w:left w:val="none" w:sz="0" w:space="0" w:color="auto"/>
                                                                    <w:bottom w:val="none" w:sz="0" w:space="0" w:color="auto"/>
                                                                    <w:right w:val="none" w:sz="0" w:space="0" w:color="auto"/>
                                                                  </w:divBdr>
                                                                  <w:divsChild>
                                                                    <w:div w:id="12535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14555">
                                                          <w:marLeft w:val="0"/>
                                                          <w:marRight w:val="0"/>
                                                          <w:marTop w:val="0"/>
                                                          <w:marBottom w:val="0"/>
                                                          <w:divBdr>
                                                            <w:top w:val="none" w:sz="0" w:space="0" w:color="auto"/>
                                                            <w:left w:val="none" w:sz="0" w:space="0" w:color="auto"/>
                                                            <w:bottom w:val="none" w:sz="0" w:space="0" w:color="auto"/>
                                                            <w:right w:val="none" w:sz="0" w:space="0" w:color="auto"/>
                                                          </w:divBdr>
                                                          <w:divsChild>
                                                            <w:div w:id="204294860">
                                                              <w:marLeft w:val="0"/>
                                                              <w:marRight w:val="0"/>
                                                              <w:marTop w:val="0"/>
                                                              <w:marBottom w:val="0"/>
                                                              <w:divBdr>
                                                                <w:top w:val="none" w:sz="0" w:space="0" w:color="auto"/>
                                                                <w:left w:val="none" w:sz="0" w:space="0" w:color="auto"/>
                                                                <w:bottom w:val="none" w:sz="0" w:space="0" w:color="auto"/>
                                                                <w:right w:val="none" w:sz="0" w:space="0" w:color="auto"/>
                                                              </w:divBdr>
                                                              <w:divsChild>
                                                                <w:div w:id="1122460456">
                                                                  <w:marLeft w:val="0"/>
                                                                  <w:marRight w:val="0"/>
                                                                  <w:marTop w:val="0"/>
                                                                  <w:marBottom w:val="0"/>
                                                                  <w:divBdr>
                                                                    <w:top w:val="none" w:sz="0" w:space="0" w:color="auto"/>
                                                                    <w:left w:val="none" w:sz="0" w:space="0" w:color="auto"/>
                                                                    <w:bottom w:val="none" w:sz="0" w:space="0" w:color="auto"/>
                                                                    <w:right w:val="none" w:sz="0" w:space="0" w:color="auto"/>
                                                                  </w:divBdr>
                                                                  <w:divsChild>
                                                                    <w:div w:id="203819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01687">
                                                          <w:marLeft w:val="0"/>
                                                          <w:marRight w:val="0"/>
                                                          <w:marTop w:val="0"/>
                                                          <w:marBottom w:val="0"/>
                                                          <w:divBdr>
                                                            <w:top w:val="none" w:sz="0" w:space="0" w:color="auto"/>
                                                            <w:left w:val="none" w:sz="0" w:space="0" w:color="auto"/>
                                                            <w:bottom w:val="none" w:sz="0" w:space="0" w:color="auto"/>
                                                            <w:right w:val="none" w:sz="0" w:space="0" w:color="auto"/>
                                                          </w:divBdr>
                                                          <w:divsChild>
                                                            <w:div w:id="515388235">
                                                              <w:marLeft w:val="0"/>
                                                              <w:marRight w:val="0"/>
                                                              <w:marTop w:val="0"/>
                                                              <w:marBottom w:val="0"/>
                                                              <w:divBdr>
                                                                <w:top w:val="none" w:sz="0" w:space="0" w:color="auto"/>
                                                                <w:left w:val="none" w:sz="0" w:space="0" w:color="auto"/>
                                                                <w:bottom w:val="none" w:sz="0" w:space="0" w:color="auto"/>
                                                                <w:right w:val="none" w:sz="0" w:space="0" w:color="auto"/>
                                                              </w:divBdr>
                                                              <w:divsChild>
                                                                <w:div w:id="168374496">
                                                                  <w:marLeft w:val="0"/>
                                                                  <w:marRight w:val="0"/>
                                                                  <w:marTop w:val="0"/>
                                                                  <w:marBottom w:val="0"/>
                                                                  <w:divBdr>
                                                                    <w:top w:val="none" w:sz="0" w:space="0" w:color="auto"/>
                                                                    <w:left w:val="none" w:sz="0" w:space="0" w:color="auto"/>
                                                                    <w:bottom w:val="none" w:sz="0" w:space="0" w:color="auto"/>
                                                                    <w:right w:val="none" w:sz="0" w:space="0" w:color="auto"/>
                                                                  </w:divBdr>
                                                                  <w:divsChild>
                                                                    <w:div w:id="2184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278768">
                                                          <w:marLeft w:val="0"/>
                                                          <w:marRight w:val="0"/>
                                                          <w:marTop w:val="0"/>
                                                          <w:marBottom w:val="0"/>
                                                          <w:divBdr>
                                                            <w:top w:val="none" w:sz="0" w:space="0" w:color="auto"/>
                                                            <w:left w:val="none" w:sz="0" w:space="0" w:color="auto"/>
                                                            <w:bottom w:val="none" w:sz="0" w:space="0" w:color="auto"/>
                                                            <w:right w:val="none" w:sz="0" w:space="0" w:color="auto"/>
                                                          </w:divBdr>
                                                          <w:divsChild>
                                                            <w:div w:id="2134640148">
                                                              <w:marLeft w:val="0"/>
                                                              <w:marRight w:val="0"/>
                                                              <w:marTop w:val="0"/>
                                                              <w:marBottom w:val="0"/>
                                                              <w:divBdr>
                                                                <w:top w:val="none" w:sz="0" w:space="0" w:color="auto"/>
                                                                <w:left w:val="none" w:sz="0" w:space="0" w:color="auto"/>
                                                                <w:bottom w:val="none" w:sz="0" w:space="0" w:color="auto"/>
                                                                <w:right w:val="none" w:sz="0" w:space="0" w:color="auto"/>
                                                              </w:divBdr>
                                                              <w:divsChild>
                                                                <w:div w:id="429544311">
                                                                  <w:marLeft w:val="0"/>
                                                                  <w:marRight w:val="0"/>
                                                                  <w:marTop w:val="0"/>
                                                                  <w:marBottom w:val="0"/>
                                                                  <w:divBdr>
                                                                    <w:top w:val="none" w:sz="0" w:space="0" w:color="auto"/>
                                                                    <w:left w:val="none" w:sz="0" w:space="0" w:color="auto"/>
                                                                    <w:bottom w:val="none" w:sz="0" w:space="0" w:color="auto"/>
                                                                    <w:right w:val="none" w:sz="0" w:space="0" w:color="auto"/>
                                                                  </w:divBdr>
                                                                  <w:divsChild>
                                                                    <w:div w:id="26996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76599">
                                                          <w:marLeft w:val="0"/>
                                                          <w:marRight w:val="0"/>
                                                          <w:marTop w:val="0"/>
                                                          <w:marBottom w:val="0"/>
                                                          <w:divBdr>
                                                            <w:top w:val="none" w:sz="0" w:space="0" w:color="auto"/>
                                                            <w:left w:val="none" w:sz="0" w:space="0" w:color="auto"/>
                                                            <w:bottom w:val="none" w:sz="0" w:space="0" w:color="auto"/>
                                                            <w:right w:val="none" w:sz="0" w:space="0" w:color="auto"/>
                                                          </w:divBdr>
                                                          <w:divsChild>
                                                            <w:div w:id="1690713765">
                                                              <w:marLeft w:val="0"/>
                                                              <w:marRight w:val="0"/>
                                                              <w:marTop w:val="0"/>
                                                              <w:marBottom w:val="0"/>
                                                              <w:divBdr>
                                                                <w:top w:val="none" w:sz="0" w:space="0" w:color="auto"/>
                                                                <w:left w:val="none" w:sz="0" w:space="0" w:color="auto"/>
                                                                <w:bottom w:val="none" w:sz="0" w:space="0" w:color="auto"/>
                                                                <w:right w:val="none" w:sz="0" w:space="0" w:color="auto"/>
                                                              </w:divBdr>
                                                              <w:divsChild>
                                                                <w:div w:id="320894943">
                                                                  <w:marLeft w:val="0"/>
                                                                  <w:marRight w:val="0"/>
                                                                  <w:marTop w:val="0"/>
                                                                  <w:marBottom w:val="0"/>
                                                                  <w:divBdr>
                                                                    <w:top w:val="none" w:sz="0" w:space="0" w:color="auto"/>
                                                                    <w:left w:val="none" w:sz="0" w:space="0" w:color="auto"/>
                                                                    <w:bottom w:val="none" w:sz="0" w:space="0" w:color="auto"/>
                                                                    <w:right w:val="none" w:sz="0" w:space="0" w:color="auto"/>
                                                                  </w:divBdr>
                                                                  <w:divsChild>
                                                                    <w:div w:id="7703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27891">
                                                          <w:marLeft w:val="0"/>
                                                          <w:marRight w:val="0"/>
                                                          <w:marTop w:val="0"/>
                                                          <w:marBottom w:val="0"/>
                                                          <w:divBdr>
                                                            <w:top w:val="none" w:sz="0" w:space="0" w:color="auto"/>
                                                            <w:left w:val="none" w:sz="0" w:space="0" w:color="auto"/>
                                                            <w:bottom w:val="none" w:sz="0" w:space="0" w:color="auto"/>
                                                            <w:right w:val="none" w:sz="0" w:space="0" w:color="auto"/>
                                                          </w:divBdr>
                                                          <w:divsChild>
                                                            <w:div w:id="359471187">
                                                              <w:marLeft w:val="0"/>
                                                              <w:marRight w:val="0"/>
                                                              <w:marTop w:val="0"/>
                                                              <w:marBottom w:val="0"/>
                                                              <w:divBdr>
                                                                <w:top w:val="none" w:sz="0" w:space="0" w:color="auto"/>
                                                                <w:left w:val="none" w:sz="0" w:space="0" w:color="auto"/>
                                                                <w:bottom w:val="none" w:sz="0" w:space="0" w:color="auto"/>
                                                                <w:right w:val="none" w:sz="0" w:space="0" w:color="auto"/>
                                                              </w:divBdr>
                                                              <w:divsChild>
                                                                <w:div w:id="576398123">
                                                                  <w:marLeft w:val="0"/>
                                                                  <w:marRight w:val="0"/>
                                                                  <w:marTop w:val="0"/>
                                                                  <w:marBottom w:val="0"/>
                                                                  <w:divBdr>
                                                                    <w:top w:val="none" w:sz="0" w:space="0" w:color="auto"/>
                                                                    <w:left w:val="none" w:sz="0" w:space="0" w:color="auto"/>
                                                                    <w:bottom w:val="none" w:sz="0" w:space="0" w:color="auto"/>
                                                                    <w:right w:val="none" w:sz="0" w:space="0" w:color="auto"/>
                                                                  </w:divBdr>
                                                                  <w:divsChild>
                                                                    <w:div w:id="363218659">
                                                                      <w:marLeft w:val="0"/>
                                                                      <w:marRight w:val="0"/>
                                                                      <w:marTop w:val="0"/>
                                                                      <w:marBottom w:val="0"/>
                                                                      <w:divBdr>
                                                                        <w:top w:val="none" w:sz="0" w:space="0" w:color="auto"/>
                                                                        <w:left w:val="none" w:sz="0" w:space="0" w:color="auto"/>
                                                                        <w:bottom w:val="none" w:sz="0" w:space="0" w:color="auto"/>
                                                                        <w:right w:val="none" w:sz="0" w:space="0" w:color="auto"/>
                                                                      </w:divBdr>
                                                                    </w:div>
                                                                  </w:divsChild>
                                                                </w:div>
                                                                <w:div w:id="1559902816">
                                                                  <w:marLeft w:val="0"/>
                                                                  <w:marRight w:val="0"/>
                                                                  <w:marTop w:val="0"/>
                                                                  <w:marBottom w:val="0"/>
                                                                  <w:divBdr>
                                                                    <w:top w:val="none" w:sz="0" w:space="0" w:color="auto"/>
                                                                    <w:left w:val="none" w:sz="0" w:space="0" w:color="auto"/>
                                                                    <w:bottom w:val="none" w:sz="0" w:space="0" w:color="auto"/>
                                                                    <w:right w:val="none" w:sz="0" w:space="0" w:color="auto"/>
                                                                  </w:divBdr>
                                                                  <w:divsChild>
                                                                    <w:div w:id="1059279223">
                                                                      <w:marLeft w:val="0"/>
                                                                      <w:marRight w:val="0"/>
                                                                      <w:marTop w:val="0"/>
                                                                      <w:marBottom w:val="0"/>
                                                                      <w:divBdr>
                                                                        <w:top w:val="none" w:sz="0" w:space="0" w:color="auto"/>
                                                                        <w:left w:val="none" w:sz="0" w:space="0" w:color="auto"/>
                                                                        <w:bottom w:val="none" w:sz="0" w:space="0" w:color="auto"/>
                                                                        <w:right w:val="none" w:sz="0" w:space="0" w:color="auto"/>
                                                                      </w:divBdr>
                                                                      <w:divsChild>
                                                                        <w:div w:id="799879984">
                                                                          <w:marLeft w:val="0"/>
                                                                          <w:marRight w:val="0"/>
                                                                          <w:marTop w:val="0"/>
                                                                          <w:marBottom w:val="0"/>
                                                                          <w:divBdr>
                                                                            <w:top w:val="none" w:sz="0" w:space="0" w:color="auto"/>
                                                                            <w:left w:val="none" w:sz="0" w:space="0" w:color="auto"/>
                                                                            <w:bottom w:val="none" w:sz="0" w:space="0" w:color="auto"/>
                                                                            <w:right w:val="none" w:sz="0" w:space="0" w:color="auto"/>
                                                                          </w:divBdr>
                                                                          <w:divsChild>
                                                                            <w:div w:id="218976623">
                                                                              <w:marLeft w:val="0"/>
                                                                              <w:marRight w:val="0"/>
                                                                              <w:marTop w:val="0"/>
                                                                              <w:marBottom w:val="0"/>
                                                                              <w:divBdr>
                                                                                <w:top w:val="none" w:sz="0" w:space="0" w:color="auto"/>
                                                                                <w:left w:val="none" w:sz="0" w:space="0" w:color="auto"/>
                                                                                <w:bottom w:val="none" w:sz="0" w:space="0" w:color="auto"/>
                                                                                <w:right w:val="none" w:sz="0" w:space="0" w:color="auto"/>
                                                                              </w:divBdr>
                                                                              <w:divsChild>
                                                                                <w:div w:id="14247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329802">
                                                          <w:marLeft w:val="0"/>
                                                          <w:marRight w:val="0"/>
                                                          <w:marTop w:val="0"/>
                                                          <w:marBottom w:val="0"/>
                                                          <w:divBdr>
                                                            <w:top w:val="none" w:sz="0" w:space="0" w:color="auto"/>
                                                            <w:left w:val="none" w:sz="0" w:space="0" w:color="auto"/>
                                                            <w:bottom w:val="none" w:sz="0" w:space="0" w:color="auto"/>
                                                            <w:right w:val="none" w:sz="0" w:space="0" w:color="auto"/>
                                                          </w:divBdr>
                                                          <w:divsChild>
                                                            <w:div w:id="1674602269">
                                                              <w:marLeft w:val="0"/>
                                                              <w:marRight w:val="0"/>
                                                              <w:marTop w:val="0"/>
                                                              <w:marBottom w:val="0"/>
                                                              <w:divBdr>
                                                                <w:top w:val="none" w:sz="0" w:space="0" w:color="auto"/>
                                                                <w:left w:val="none" w:sz="0" w:space="0" w:color="auto"/>
                                                                <w:bottom w:val="none" w:sz="0" w:space="0" w:color="auto"/>
                                                                <w:right w:val="none" w:sz="0" w:space="0" w:color="auto"/>
                                                              </w:divBdr>
                                                              <w:divsChild>
                                                                <w:div w:id="519470945">
                                                                  <w:marLeft w:val="0"/>
                                                                  <w:marRight w:val="0"/>
                                                                  <w:marTop w:val="0"/>
                                                                  <w:marBottom w:val="0"/>
                                                                  <w:divBdr>
                                                                    <w:top w:val="none" w:sz="0" w:space="0" w:color="auto"/>
                                                                    <w:left w:val="none" w:sz="0" w:space="0" w:color="auto"/>
                                                                    <w:bottom w:val="none" w:sz="0" w:space="0" w:color="auto"/>
                                                                    <w:right w:val="none" w:sz="0" w:space="0" w:color="auto"/>
                                                                  </w:divBdr>
                                                                  <w:divsChild>
                                                                    <w:div w:id="1867475863">
                                                                      <w:marLeft w:val="0"/>
                                                                      <w:marRight w:val="0"/>
                                                                      <w:marTop w:val="0"/>
                                                                      <w:marBottom w:val="0"/>
                                                                      <w:divBdr>
                                                                        <w:top w:val="none" w:sz="0" w:space="0" w:color="auto"/>
                                                                        <w:left w:val="none" w:sz="0" w:space="0" w:color="auto"/>
                                                                        <w:bottom w:val="none" w:sz="0" w:space="0" w:color="auto"/>
                                                                        <w:right w:val="none" w:sz="0" w:space="0" w:color="auto"/>
                                                                      </w:divBdr>
                                                                    </w:div>
                                                                  </w:divsChild>
                                                                </w:div>
                                                                <w:div w:id="1347438076">
                                                                  <w:marLeft w:val="0"/>
                                                                  <w:marRight w:val="0"/>
                                                                  <w:marTop w:val="0"/>
                                                                  <w:marBottom w:val="0"/>
                                                                  <w:divBdr>
                                                                    <w:top w:val="none" w:sz="0" w:space="0" w:color="auto"/>
                                                                    <w:left w:val="none" w:sz="0" w:space="0" w:color="auto"/>
                                                                    <w:bottom w:val="none" w:sz="0" w:space="0" w:color="auto"/>
                                                                    <w:right w:val="none" w:sz="0" w:space="0" w:color="auto"/>
                                                                  </w:divBdr>
                                                                  <w:divsChild>
                                                                    <w:div w:id="519050230">
                                                                      <w:marLeft w:val="0"/>
                                                                      <w:marRight w:val="0"/>
                                                                      <w:marTop w:val="0"/>
                                                                      <w:marBottom w:val="0"/>
                                                                      <w:divBdr>
                                                                        <w:top w:val="none" w:sz="0" w:space="0" w:color="auto"/>
                                                                        <w:left w:val="none" w:sz="0" w:space="0" w:color="auto"/>
                                                                        <w:bottom w:val="none" w:sz="0" w:space="0" w:color="auto"/>
                                                                        <w:right w:val="none" w:sz="0" w:space="0" w:color="auto"/>
                                                                      </w:divBdr>
                                                                      <w:divsChild>
                                                                        <w:div w:id="645621204">
                                                                          <w:marLeft w:val="0"/>
                                                                          <w:marRight w:val="0"/>
                                                                          <w:marTop w:val="0"/>
                                                                          <w:marBottom w:val="0"/>
                                                                          <w:divBdr>
                                                                            <w:top w:val="none" w:sz="0" w:space="0" w:color="auto"/>
                                                                            <w:left w:val="none" w:sz="0" w:space="0" w:color="auto"/>
                                                                            <w:bottom w:val="none" w:sz="0" w:space="0" w:color="auto"/>
                                                                            <w:right w:val="none" w:sz="0" w:space="0" w:color="auto"/>
                                                                          </w:divBdr>
                                                                          <w:divsChild>
                                                                            <w:div w:id="1836409867">
                                                                              <w:marLeft w:val="0"/>
                                                                              <w:marRight w:val="0"/>
                                                                              <w:marTop w:val="0"/>
                                                                              <w:marBottom w:val="0"/>
                                                                              <w:divBdr>
                                                                                <w:top w:val="none" w:sz="0" w:space="0" w:color="auto"/>
                                                                                <w:left w:val="none" w:sz="0" w:space="0" w:color="auto"/>
                                                                                <w:bottom w:val="none" w:sz="0" w:space="0" w:color="auto"/>
                                                                                <w:right w:val="none" w:sz="0" w:space="0" w:color="auto"/>
                                                                              </w:divBdr>
                                                                              <w:divsChild>
                                                                                <w:div w:id="19186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381556">
                                                          <w:marLeft w:val="0"/>
                                                          <w:marRight w:val="0"/>
                                                          <w:marTop w:val="0"/>
                                                          <w:marBottom w:val="0"/>
                                                          <w:divBdr>
                                                            <w:top w:val="none" w:sz="0" w:space="0" w:color="auto"/>
                                                            <w:left w:val="none" w:sz="0" w:space="0" w:color="auto"/>
                                                            <w:bottom w:val="none" w:sz="0" w:space="0" w:color="auto"/>
                                                            <w:right w:val="none" w:sz="0" w:space="0" w:color="auto"/>
                                                          </w:divBdr>
                                                          <w:divsChild>
                                                            <w:div w:id="71393115">
                                                              <w:marLeft w:val="0"/>
                                                              <w:marRight w:val="0"/>
                                                              <w:marTop w:val="0"/>
                                                              <w:marBottom w:val="0"/>
                                                              <w:divBdr>
                                                                <w:top w:val="none" w:sz="0" w:space="0" w:color="auto"/>
                                                                <w:left w:val="none" w:sz="0" w:space="0" w:color="auto"/>
                                                                <w:bottom w:val="none" w:sz="0" w:space="0" w:color="auto"/>
                                                                <w:right w:val="none" w:sz="0" w:space="0" w:color="auto"/>
                                                              </w:divBdr>
                                                              <w:divsChild>
                                                                <w:div w:id="130176720">
                                                                  <w:marLeft w:val="0"/>
                                                                  <w:marRight w:val="0"/>
                                                                  <w:marTop w:val="0"/>
                                                                  <w:marBottom w:val="0"/>
                                                                  <w:divBdr>
                                                                    <w:top w:val="none" w:sz="0" w:space="0" w:color="auto"/>
                                                                    <w:left w:val="none" w:sz="0" w:space="0" w:color="auto"/>
                                                                    <w:bottom w:val="none" w:sz="0" w:space="0" w:color="auto"/>
                                                                    <w:right w:val="none" w:sz="0" w:space="0" w:color="auto"/>
                                                                  </w:divBdr>
                                                                  <w:divsChild>
                                                                    <w:div w:id="152197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064001">
                                                          <w:marLeft w:val="0"/>
                                                          <w:marRight w:val="0"/>
                                                          <w:marTop w:val="0"/>
                                                          <w:marBottom w:val="0"/>
                                                          <w:divBdr>
                                                            <w:top w:val="none" w:sz="0" w:space="0" w:color="auto"/>
                                                            <w:left w:val="none" w:sz="0" w:space="0" w:color="auto"/>
                                                            <w:bottom w:val="none" w:sz="0" w:space="0" w:color="auto"/>
                                                            <w:right w:val="none" w:sz="0" w:space="0" w:color="auto"/>
                                                          </w:divBdr>
                                                          <w:divsChild>
                                                            <w:div w:id="515118715">
                                                              <w:marLeft w:val="0"/>
                                                              <w:marRight w:val="0"/>
                                                              <w:marTop w:val="0"/>
                                                              <w:marBottom w:val="0"/>
                                                              <w:divBdr>
                                                                <w:top w:val="none" w:sz="0" w:space="0" w:color="auto"/>
                                                                <w:left w:val="none" w:sz="0" w:space="0" w:color="auto"/>
                                                                <w:bottom w:val="none" w:sz="0" w:space="0" w:color="auto"/>
                                                                <w:right w:val="none" w:sz="0" w:space="0" w:color="auto"/>
                                                              </w:divBdr>
                                                              <w:divsChild>
                                                                <w:div w:id="2007056299">
                                                                  <w:marLeft w:val="0"/>
                                                                  <w:marRight w:val="0"/>
                                                                  <w:marTop w:val="0"/>
                                                                  <w:marBottom w:val="0"/>
                                                                  <w:divBdr>
                                                                    <w:top w:val="none" w:sz="0" w:space="0" w:color="auto"/>
                                                                    <w:left w:val="none" w:sz="0" w:space="0" w:color="auto"/>
                                                                    <w:bottom w:val="none" w:sz="0" w:space="0" w:color="auto"/>
                                                                    <w:right w:val="none" w:sz="0" w:space="0" w:color="auto"/>
                                                                  </w:divBdr>
                                                                  <w:divsChild>
                                                                    <w:div w:id="5193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413082">
                                                          <w:marLeft w:val="0"/>
                                                          <w:marRight w:val="0"/>
                                                          <w:marTop w:val="0"/>
                                                          <w:marBottom w:val="0"/>
                                                          <w:divBdr>
                                                            <w:top w:val="none" w:sz="0" w:space="0" w:color="auto"/>
                                                            <w:left w:val="none" w:sz="0" w:space="0" w:color="auto"/>
                                                            <w:bottom w:val="none" w:sz="0" w:space="0" w:color="auto"/>
                                                            <w:right w:val="none" w:sz="0" w:space="0" w:color="auto"/>
                                                          </w:divBdr>
                                                          <w:divsChild>
                                                            <w:div w:id="381713006">
                                                              <w:marLeft w:val="0"/>
                                                              <w:marRight w:val="0"/>
                                                              <w:marTop w:val="0"/>
                                                              <w:marBottom w:val="0"/>
                                                              <w:divBdr>
                                                                <w:top w:val="none" w:sz="0" w:space="0" w:color="auto"/>
                                                                <w:left w:val="none" w:sz="0" w:space="0" w:color="auto"/>
                                                                <w:bottom w:val="none" w:sz="0" w:space="0" w:color="auto"/>
                                                                <w:right w:val="none" w:sz="0" w:space="0" w:color="auto"/>
                                                              </w:divBdr>
                                                              <w:divsChild>
                                                                <w:div w:id="1128399469">
                                                                  <w:marLeft w:val="0"/>
                                                                  <w:marRight w:val="0"/>
                                                                  <w:marTop w:val="0"/>
                                                                  <w:marBottom w:val="0"/>
                                                                  <w:divBdr>
                                                                    <w:top w:val="none" w:sz="0" w:space="0" w:color="auto"/>
                                                                    <w:left w:val="none" w:sz="0" w:space="0" w:color="auto"/>
                                                                    <w:bottom w:val="none" w:sz="0" w:space="0" w:color="auto"/>
                                                                    <w:right w:val="none" w:sz="0" w:space="0" w:color="auto"/>
                                                                  </w:divBdr>
                                                                  <w:divsChild>
                                                                    <w:div w:id="14766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3492</Words>
  <Characters>19911</Characters>
  <Application>Microsoft Office Word</Application>
  <DocSecurity>0</DocSecurity>
  <Lines>165</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MP3037</dc:creator>
  <cp:keywords/>
  <dc:description/>
  <cp:lastModifiedBy>MP3037</cp:lastModifiedBy>
  <cp:revision>6</cp:revision>
  <dcterms:created xsi:type="dcterms:W3CDTF">2026-04-04T16:08:00Z</dcterms:created>
  <dcterms:modified xsi:type="dcterms:W3CDTF">2026-04-04T18:44:00Z</dcterms:modified>
</cp:coreProperties>
</file>